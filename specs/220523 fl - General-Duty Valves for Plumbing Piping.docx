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6DDD7" w14:textId="77777777" w:rsidR="00CF1032" w:rsidRPr="00BC6AE7" w:rsidRDefault="00CF1032">
      <w:pPr>
        <w:pStyle w:val="CMT"/>
        <w:rPr>
          <w:rFonts w:ascii="Arial" w:hAnsi="Arial" w:cs="Arial"/>
          <w:sz w:val="20"/>
        </w:rPr>
      </w:pPr>
      <w:r w:rsidRPr="00BC6AE7">
        <w:rPr>
          <w:rFonts w:ascii="Arial" w:hAnsi="Arial" w:cs="Arial"/>
          <w:sz w:val="20"/>
        </w:rPr>
        <w:t>Copyright 2005 by The American Institute of Architects (AIA)</w:t>
      </w:r>
    </w:p>
    <w:p w14:paraId="3399467D" w14:textId="77777777" w:rsidR="00CF1032" w:rsidRPr="00BC6AE7" w:rsidRDefault="00CF1032">
      <w:pPr>
        <w:pStyle w:val="CMT"/>
        <w:rPr>
          <w:rFonts w:ascii="Arial" w:hAnsi="Arial" w:cs="Arial"/>
          <w:sz w:val="20"/>
        </w:rPr>
      </w:pPr>
      <w:r w:rsidRPr="00BC6AE7">
        <w:rPr>
          <w:rFonts w:ascii="Arial" w:hAnsi="Arial" w:cs="Arial"/>
          <w:sz w:val="20"/>
        </w:rPr>
        <w:t>Exclusively published and distributed by Architectural Computer Services, Inc. (ARCOM) for the AIA</w:t>
      </w:r>
    </w:p>
    <w:p w14:paraId="1A320AE5" w14:textId="77777777" w:rsidR="00AC5914" w:rsidRPr="00BC6AE7" w:rsidRDefault="00AC5914" w:rsidP="00BC6AE7">
      <w:pPr>
        <w:pStyle w:val="NAM1"/>
      </w:pPr>
      <w:r w:rsidRPr="00BC6AE7">
        <w:t xml:space="preserve">SECTION </w:t>
      </w:r>
      <w:r w:rsidRPr="00BC6AE7">
        <w:rPr>
          <w:rStyle w:val="NUM"/>
          <w:rFonts w:ascii="Arial" w:hAnsi="Arial" w:cs="Arial"/>
          <w:sz w:val="20"/>
        </w:rPr>
        <w:t>22 05 23</w:t>
      </w:r>
      <w:r w:rsidR="00BC6AE7" w:rsidRPr="00BC6AE7">
        <w:rPr>
          <w:rStyle w:val="NUM"/>
          <w:rFonts w:ascii="Arial" w:hAnsi="Arial" w:cs="Arial"/>
          <w:sz w:val="20"/>
        </w:rPr>
        <w:t xml:space="preserve"> </w:t>
      </w:r>
      <w:r w:rsidR="00742395">
        <w:rPr>
          <w:rStyle w:val="NUM"/>
          <w:rFonts w:ascii="Arial" w:hAnsi="Arial" w:cs="Arial"/>
          <w:sz w:val="20"/>
        </w:rPr>
        <w:t xml:space="preserve">- </w:t>
      </w:r>
      <w:r w:rsidRPr="00BC6AE7">
        <w:t>GENERAL-DUTY VALVES FOR PLUMBING PIPING</w:t>
      </w:r>
    </w:p>
    <w:p w14:paraId="0CD8B2BC" w14:textId="77777777" w:rsidR="00CF1032" w:rsidRPr="00183F6E" w:rsidRDefault="00CF1032">
      <w:pPr>
        <w:pStyle w:val="CMT"/>
        <w:rPr>
          <w:rFonts w:ascii="Arial" w:hAnsi="Arial" w:cs="Arial"/>
          <w:sz w:val="20"/>
        </w:rPr>
      </w:pPr>
      <w:r w:rsidRPr="00183F6E">
        <w:rPr>
          <w:rFonts w:ascii="Arial" w:hAnsi="Arial" w:cs="Arial"/>
          <w:sz w:val="20"/>
        </w:rPr>
        <w:t>Revise this Section by deleting and inserting text to meet Project-specific requirements.</w:t>
      </w:r>
    </w:p>
    <w:p w14:paraId="704D8AF8" w14:textId="77777777" w:rsidR="00CF1032" w:rsidRPr="00183F6E" w:rsidRDefault="00CF1032">
      <w:pPr>
        <w:pStyle w:val="CMT"/>
        <w:rPr>
          <w:rFonts w:ascii="Arial" w:hAnsi="Arial" w:cs="Arial"/>
          <w:sz w:val="20"/>
        </w:rPr>
      </w:pPr>
      <w:r w:rsidRPr="00183F6E">
        <w:rPr>
          <w:rFonts w:ascii="Arial" w:hAnsi="Arial" w:cs="Arial"/>
          <w:sz w:val="20"/>
        </w:rPr>
        <w:t>Verify that Section titles referenced in this Section are correct for this Project's Specifications; Section titles may have changed.</w:t>
      </w:r>
    </w:p>
    <w:p w14:paraId="69D94088" w14:textId="77777777" w:rsidR="00CF1032" w:rsidRPr="00183F6E" w:rsidRDefault="00CF1032" w:rsidP="00BC6AE7">
      <w:pPr>
        <w:pStyle w:val="PRT"/>
        <w:rPr>
          <w:sz w:val="20"/>
        </w:rPr>
      </w:pPr>
      <w:r w:rsidRPr="00183F6E">
        <w:rPr>
          <w:sz w:val="20"/>
        </w:rPr>
        <w:t>GENERAL</w:t>
      </w:r>
    </w:p>
    <w:p w14:paraId="4E8D85BC" w14:textId="77777777" w:rsidR="00CF1032" w:rsidRPr="00183F6E" w:rsidRDefault="00CF1032" w:rsidP="00BC6AE7">
      <w:pPr>
        <w:pStyle w:val="ART"/>
        <w:rPr>
          <w:sz w:val="20"/>
        </w:rPr>
      </w:pPr>
      <w:r w:rsidRPr="00183F6E">
        <w:rPr>
          <w:sz w:val="20"/>
        </w:rPr>
        <w:t>RELATED DOCUMENTS</w:t>
      </w:r>
    </w:p>
    <w:p w14:paraId="26505F74" w14:textId="77777777" w:rsidR="00CF1032" w:rsidRPr="00183F6E" w:rsidRDefault="00CF1032">
      <w:pPr>
        <w:pStyle w:val="CMT"/>
        <w:rPr>
          <w:rFonts w:ascii="Arial" w:hAnsi="Arial" w:cs="Arial"/>
          <w:sz w:val="20"/>
        </w:rPr>
      </w:pPr>
      <w:r w:rsidRPr="00183F6E">
        <w:rPr>
          <w:rFonts w:ascii="Arial" w:hAnsi="Arial" w:cs="Arial"/>
          <w:sz w:val="20"/>
        </w:rPr>
        <w:t>Retain or delete this article in all Sections of Project Manual.</w:t>
      </w:r>
    </w:p>
    <w:p w14:paraId="746ABD07" w14:textId="77777777" w:rsidR="00CF1032" w:rsidRPr="00183F6E" w:rsidRDefault="00CF1032" w:rsidP="00BC6AE7">
      <w:pPr>
        <w:pStyle w:val="PR1"/>
        <w:rPr>
          <w:sz w:val="20"/>
        </w:rPr>
      </w:pPr>
      <w:r w:rsidRPr="00183F6E">
        <w:rPr>
          <w:sz w:val="20"/>
        </w:rPr>
        <w:t>Drawings and general provisions of the Contract, including General and Supplementary Conditions and Division 1 Specification Sections, apply to this Section.</w:t>
      </w:r>
    </w:p>
    <w:p w14:paraId="3DE2B838" w14:textId="77777777" w:rsidR="00CF1032" w:rsidRPr="00183F6E" w:rsidRDefault="00CF1032" w:rsidP="00BC6AE7">
      <w:pPr>
        <w:pStyle w:val="ART"/>
        <w:rPr>
          <w:sz w:val="20"/>
        </w:rPr>
      </w:pPr>
      <w:r w:rsidRPr="00183F6E">
        <w:rPr>
          <w:sz w:val="20"/>
        </w:rPr>
        <w:t>SUMMARY</w:t>
      </w:r>
    </w:p>
    <w:p w14:paraId="3DC20DCB" w14:textId="77777777" w:rsidR="00CF1032" w:rsidRPr="00183F6E" w:rsidRDefault="00CF1032" w:rsidP="00BC6AE7">
      <w:pPr>
        <w:pStyle w:val="PR1"/>
        <w:rPr>
          <w:sz w:val="20"/>
        </w:rPr>
      </w:pPr>
      <w:r w:rsidRPr="00183F6E">
        <w:rPr>
          <w:sz w:val="20"/>
        </w:rPr>
        <w:t>Section Includes:</w:t>
      </w:r>
    </w:p>
    <w:p w14:paraId="5897E93B" w14:textId="77777777" w:rsidR="00CF1032" w:rsidRPr="00183F6E" w:rsidRDefault="00CF1032" w:rsidP="00BC6AE7">
      <w:pPr>
        <w:pStyle w:val="PR21"/>
        <w:rPr>
          <w:sz w:val="20"/>
        </w:rPr>
      </w:pPr>
      <w:r w:rsidRPr="00183F6E">
        <w:rPr>
          <w:sz w:val="20"/>
        </w:rPr>
        <w:t>Bronze ball valves.</w:t>
      </w:r>
    </w:p>
    <w:p w14:paraId="56DB5705" w14:textId="77777777" w:rsidR="00CF1032" w:rsidRPr="00183F6E" w:rsidRDefault="00CF1032" w:rsidP="00BC6AE7">
      <w:pPr>
        <w:pStyle w:val="PR2"/>
        <w:rPr>
          <w:sz w:val="20"/>
        </w:rPr>
      </w:pPr>
      <w:r w:rsidRPr="00183F6E">
        <w:rPr>
          <w:sz w:val="20"/>
        </w:rPr>
        <w:t>Bronze lift check valves.</w:t>
      </w:r>
    </w:p>
    <w:p w14:paraId="37A64BCF" w14:textId="77777777" w:rsidR="00CF1032" w:rsidRPr="00183F6E" w:rsidRDefault="00CF1032" w:rsidP="00BC6AE7">
      <w:pPr>
        <w:pStyle w:val="PR2"/>
        <w:rPr>
          <w:sz w:val="20"/>
        </w:rPr>
      </w:pPr>
      <w:r w:rsidRPr="00183F6E">
        <w:rPr>
          <w:sz w:val="20"/>
        </w:rPr>
        <w:t>Bronze gate valves.</w:t>
      </w:r>
    </w:p>
    <w:p w14:paraId="01B71ABF" w14:textId="77777777" w:rsidR="008C07F3" w:rsidRPr="00183F6E" w:rsidRDefault="008C07F3" w:rsidP="00BC6AE7">
      <w:pPr>
        <w:pStyle w:val="PR2"/>
        <w:rPr>
          <w:sz w:val="20"/>
        </w:rPr>
      </w:pPr>
      <w:r w:rsidRPr="00183F6E">
        <w:rPr>
          <w:sz w:val="20"/>
        </w:rPr>
        <w:t>Iron gate valves</w:t>
      </w:r>
    </w:p>
    <w:p w14:paraId="6889BCFE" w14:textId="77777777" w:rsidR="00051136" w:rsidRPr="00183F6E" w:rsidRDefault="00051136" w:rsidP="00A36395">
      <w:pPr>
        <w:pStyle w:val="PR2"/>
        <w:numPr>
          <w:ilvl w:val="0"/>
          <w:numId w:val="0"/>
        </w:numPr>
        <w:ind w:left="1440"/>
        <w:rPr>
          <w:rFonts w:ascii="Arial" w:hAnsi="Arial" w:cs="Arial"/>
          <w:sz w:val="20"/>
        </w:rPr>
      </w:pPr>
    </w:p>
    <w:p w14:paraId="0724518B" w14:textId="77777777" w:rsidR="00CF1032" w:rsidRPr="00183F6E" w:rsidRDefault="00CF1032" w:rsidP="00BC6AE7">
      <w:pPr>
        <w:pStyle w:val="PR1"/>
        <w:rPr>
          <w:sz w:val="20"/>
        </w:rPr>
      </w:pPr>
      <w:r w:rsidRPr="00183F6E">
        <w:rPr>
          <w:sz w:val="20"/>
        </w:rPr>
        <w:t>Related Sections:</w:t>
      </w:r>
    </w:p>
    <w:p w14:paraId="1758EFE1" w14:textId="77777777" w:rsidR="00CF1032" w:rsidRPr="00183F6E" w:rsidRDefault="00CF1032">
      <w:pPr>
        <w:pStyle w:val="CMT"/>
        <w:rPr>
          <w:rFonts w:ascii="Arial" w:hAnsi="Arial" w:cs="Arial"/>
          <w:sz w:val="20"/>
        </w:rPr>
      </w:pPr>
      <w:r w:rsidRPr="00183F6E">
        <w:rPr>
          <w:rFonts w:ascii="Arial" w:hAnsi="Arial" w:cs="Arial"/>
          <w:sz w:val="20"/>
        </w:rPr>
        <w:t>Retain Sections in subparagraphs below that contain requirements Contractor might expect to find in this Section but are specified in other Sections.</w:t>
      </w:r>
    </w:p>
    <w:p w14:paraId="49F74EEC" w14:textId="77777777" w:rsidR="00CF1032" w:rsidRPr="00183F6E" w:rsidRDefault="00CF1032" w:rsidP="00BC6AE7">
      <w:pPr>
        <w:pStyle w:val="PR21"/>
        <w:rPr>
          <w:sz w:val="20"/>
        </w:rPr>
      </w:pPr>
      <w:r w:rsidRPr="00183F6E">
        <w:rPr>
          <w:sz w:val="20"/>
        </w:rPr>
        <w:t>Division 2 water distribution piping Sections for general-duty and specialty valves for site construction piping.</w:t>
      </w:r>
    </w:p>
    <w:p w14:paraId="2F9B98D0" w14:textId="77777777" w:rsidR="00CF1032" w:rsidRPr="00183F6E" w:rsidRDefault="00CF1032" w:rsidP="00BC6AE7">
      <w:pPr>
        <w:pStyle w:val="PR2"/>
        <w:rPr>
          <w:sz w:val="20"/>
        </w:rPr>
      </w:pPr>
      <w:r w:rsidRPr="00183F6E">
        <w:rPr>
          <w:sz w:val="20"/>
        </w:rPr>
        <w:t>Division 15 plumbing piping Sections for specialty valves applicable to those Sections only.</w:t>
      </w:r>
    </w:p>
    <w:p w14:paraId="7F423EAC" w14:textId="77777777" w:rsidR="00CF1032" w:rsidRPr="00183F6E" w:rsidRDefault="00CF1032" w:rsidP="00BC6AE7">
      <w:pPr>
        <w:pStyle w:val="PR2"/>
        <w:rPr>
          <w:sz w:val="20"/>
        </w:rPr>
      </w:pPr>
      <w:r w:rsidRPr="00183F6E">
        <w:rPr>
          <w:sz w:val="20"/>
        </w:rPr>
        <w:t xml:space="preserve">Division 15 Section "Identification for </w:t>
      </w:r>
      <w:proofErr w:type="gramStart"/>
      <w:r w:rsidRPr="00183F6E">
        <w:rPr>
          <w:sz w:val="20"/>
        </w:rPr>
        <w:t>Plumbing</w:t>
      </w:r>
      <w:proofErr w:type="gramEnd"/>
      <w:r w:rsidRPr="00183F6E">
        <w:rPr>
          <w:sz w:val="20"/>
        </w:rPr>
        <w:t xml:space="preserve"> Piping and Equipment" for valve tags and schedules.</w:t>
      </w:r>
    </w:p>
    <w:p w14:paraId="2B6B47E5" w14:textId="77777777" w:rsidR="00CF1032" w:rsidRPr="00183F6E" w:rsidRDefault="00CF1032" w:rsidP="00BC6AE7">
      <w:pPr>
        <w:pStyle w:val="ART"/>
        <w:rPr>
          <w:sz w:val="20"/>
        </w:rPr>
      </w:pPr>
      <w:r w:rsidRPr="00183F6E">
        <w:rPr>
          <w:sz w:val="20"/>
        </w:rPr>
        <w:t>DEFINITIONS</w:t>
      </w:r>
    </w:p>
    <w:p w14:paraId="4DB1D5F6" w14:textId="77777777" w:rsidR="00CF1032" w:rsidRPr="00183F6E" w:rsidRDefault="00CF1032">
      <w:pPr>
        <w:pStyle w:val="CMT"/>
        <w:rPr>
          <w:rFonts w:ascii="Arial" w:hAnsi="Arial" w:cs="Arial"/>
          <w:sz w:val="20"/>
        </w:rPr>
      </w:pPr>
      <w:r w:rsidRPr="00183F6E">
        <w:rPr>
          <w:rFonts w:ascii="Arial" w:hAnsi="Arial" w:cs="Arial"/>
          <w:sz w:val="20"/>
        </w:rPr>
        <w:t>Retain definition(s) remaining after this Section has been edited.</w:t>
      </w:r>
    </w:p>
    <w:p w14:paraId="3A6A19EE" w14:textId="77777777" w:rsidR="00CF1032" w:rsidRPr="00183F6E" w:rsidRDefault="00CF1032" w:rsidP="00BC6AE7">
      <w:pPr>
        <w:pStyle w:val="PR1"/>
        <w:rPr>
          <w:sz w:val="20"/>
        </w:rPr>
      </w:pPr>
      <w:r w:rsidRPr="00183F6E">
        <w:rPr>
          <w:sz w:val="20"/>
        </w:rPr>
        <w:t>CWP</w:t>
      </w:r>
      <w:proofErr w:type="gramStart"/>
      <w:r w:rsidRPr="00183F6E">
        <w:rPr>
          <w:sz w:val="20"/>
        </w:rPr>
        <w:t>:  Cold</w:t>
      </w:r>
      <w:proofErr w:type="gramEnd"/>
      <w:r w:rsidRPr="00183F6E">
        <w:rPr>
          <w:sz w:val="20"/>
        </w:rPr>
        <w:t xml:space="preserve"> working pressure.</w:t>
      </w:r>
    </w:p>
    <w:p w14:paraId="137197F4" w14:textId="77777777" w:rsidR="00CF1032" w:rsidRPr="00183F6E" w:rsidRDefault="00CF1032" w:rsidP="00BC6AE7">
      <w:pPr>
        <w:pStyle w:val="PR1"/>
        <w:rPr>
          <w:sz w:val="20"/>
          <w:lang w:val="it-IT"/>
        </w:rPr>
      </w:pPr>
      <w:r w:rsidRPr="00183F6E">
        <w:rPr>
          <w:sz w:val="20"/>
          <w:lang w:val="it-IT"/>
        </w:rPr>
        <w:t>EPDM:  Ethylene propylene diene terpolymer rubber.</w:t>
      </w:r>
    </w:p>
    <w:p w14:paraId="07DF32FA" w14:textId="77777777" w:rsidR="00CF1032" w:rsidRPr="00183F6E" w:rsidRDefault="00CF1032" w:rsidP="00BC6AE7">
      <w:pPr>
        <w:pStyle w:val="PR1"/>
        <w:rPr>
          <w:sz w:val="20"/>
        </w:rPr>
      </w:pPr>
      <w:r w:rsidRPr="00183F6E">
        <w:rPr>
          <w:sz w:val="20"/>
        </w:rPr>
        <w:t>NBR</w:t>
      </w:r>
      <w:proofErr w:type="gramStart"/>
      <w:r w:rsidRPr="00183F6E">
        <w:rPr>
          <w:sz w:val="20"/>
        </w:rPr>
        <w:t>:  Acrylonitrile</w:t>
      </w:r>
      <w:proofErr w:type="gramEnd"/>
      <w:r w:rsidRPr="00183F6E">
        <w:rPr>
          <w:sz w:val="20"/>
        </w:rPr>
        <w:t>-butadiene, Buna-N, or nitrile rubber.</w:t>
      </w:r>
    </w:p>
    <w:p w14:paraId="18B3514D" w14:textId="77777777" w:rsidR="00CF1032" w:rsidRPr="00183F6E" w:rsidRDefault="00CF1032" w:rsidP="00BC6AE7">
      <w:pPr>
        <w:pStyle w:val="PR1"/>
        <w:rPr>
          <w:sz w:val="20"/>
        </w:rPr>
      </w:pPr>
      <w:r w:rsidRPr="00183F6E">
        <w:rPr>
          <w:sz w:val="20"/>
        </w:rPr>
        <w:t xml:space="preserve">NRS:  </w:t>
      </w:r>
      <w:proofErr w:type="spellStart"/>
      <w:r w:rsidRPr="00183F6E">
        <w:rPr>
          <w:sz w:val="20"/>
        </w:rPr>
        <w:t>Nonrising</w:t>
      </w:r>
      <w:proofErr w:type="spellEnd"/>
      <w:r w:rsidRPr="00183F6E">
        <w:rPr>
          <w:sz w:val="20"/>
        </w:rPr>
        <w:t xml:space="preserve"> stem.</w:t>
      </w:r>
    </w:p>
    <w:p w14:paraId="3242BE75" w14:textId="77777777" w:rsidR="00CF1032" w:rsidRPr="00183F6E" w:rsidRDefault="00CF1032" w:rsidP="00BC6AE7">
      <w:pPr>
        <w:pStyle w:val="PR1"/>
        <w:rPr>
          <w:sz w:val="20"/>
        </w:rPr>
      </w:pPr>
      <w:r w:rsidRPr="00183F6E">
        <w:rPr>
          <w:sz w:val="20"/>
        </w:rPr>
        <w:t>OS&amp;Y:  Outside screw and yoke.</w:t>
      </w:r>
    </w:p>
    <w:p w14:paraId="45914CEB" w14:textId="77777777" w:rsidR="00CF1032" w:rsidRPr="00183F6E" w:rsidRDefault="00CF1032" w:rsidP="00BC6AE7">
      <w:pPr>
        <w:pStyle w:val="PR1"/>
        <w:rPr>
          <w:sz w:val="20"/>
        </w:rPr>
      </w:pPr>
      <w:r w:rsidRPr="00183F6E">
        <w:rPr>
          <w:sz w:val="20"/>
        </w:rPr>
        <w:t>RS</w:t>
      </w:r>
      <w:proofErr w:type="gramStart"/>
      <w:r w:rsidRPr="00183F6E">
        <w:rPr>
          <w:sz w:val="20"/>
        </w:rPr>
        <w:t>:  Rising</w:t>
      </w:r>
      <w:proofErr w:type="gramEnd"/>
      <w:r w:rsidRPr="00183F6E">
        <w:rPr>
          <w:sz w:val="20"/>
        </w:rPr>
        <w:t xml:space="preserve"> stem.</w:t>
      </w:r>
    </w:p>
    <w:p w14:paraId="7240B8F9" w14:textId="77777777" w:rsidR="003C73D5" w:rsidRPr="00183F6E" w:rsidRDefault="003C73D5" w:rsidP="00BC6AE7">
      <w:pPr>
        <w:pStyle w:val="ART"/>
        <w:rPr>
          <w:sz w:val="20"/>
        </w:rPr>
      </w:pPr>
      <w:r w:rsidRPr="00183F6E">
        <w:rPr>
          <w:sz w:val="20"/>
        </w:rPr>
        <w:lastRenderedPageBreak/>
        <w:t>WORK INCLUDED</w:t>
      </w:r>
    </w:p>
    <w:p w14:paraId="38050DFC" w14:textId="77777777" w:rsidR="003C73D5" w:rsidRPr="00183F6E" w:rsidRDefault="003C73D5" w:rsidP="00BC6AE7">
      <w:pPr>
        <w:pStyle w:val="PR1"/>
        <w:rPr>
          <w:sz w:val="20"/>
        </w:rPr>
      </w:pPr>
      <w:r w:rsidRPr="00183F6E">
        <w:rPr>
          <w:sz w:val="20"/>
        </w:rPr>
        <w:t xml:space="preserve">Furnish all labor, materials, services, testing, transportation and equipment necessary for the completion of all plumbing work as indicated on drawings and specified herein. Work materials and equipment not indicated or specified which </w:t>
      </w:r>
      <w:proofErr w:type="gramStart"/>
      <w:r w:rsidRPr="00183F6E">
        <w:rPr>
          <w:sz w:val="20"/>
        </w:rPr>
        <w:t>is</w:t>
      </w:r>
      <w:proofErr w:type="gramEnd"/>
      <w:r w:rsidRPr="00183F6E">
        <w:rPr>
          <w:sz w:val="20"/>
        </w:rPr>
        <w:t xml:space="preserve"> necessary for the complete and proper operation of the work of this Section in accordance with the true intent and meaning of the contract documents shall be provided and incorporated at no additional cost to the Owner.</w:t>
      </w:r>
    </w:p>
    <w:p w14:paraId="34F65B2F" w14:textId="77777777" w:rsidR="003C73D5" w:rsidRPr="00183F6E" w:rsidRDefault="003C73D5" w:rsidP="00BC6AE7">
      <w:pPr>
        <w:pStyle w:val="ART"/>
        <w:rPr>
          <w:sz w:val="20"/>
        </w:rPr>
      </w:pPr>
      <w:r w:rsidRPr="00183F6E">
        <w:rPr>
          <w:sz w:val="20"/>
        </w:rPr>
        <w:t>QUALITY ASSURANCE</w:t>
      </w:r>
    </w:p>
    <w:p w14:paraId="6A14DD5C" w14:textId="77777777" w:rsidR="003C73D5" w:rsidRPr="00183F6E" w:rsidRDefault="003C73D5" w:rsidP="00BC6AE7">
      <w:pPr>
        <w:pStyle w:val="PR1"/>
        <w:rPr>
          <w:sz w:val="20"/>
        </w:rPr>
      </w:pPr>
      <w:r w:rsidRPr="00183F6E">
        <w:rPr>
          <w:sz w:val="20"/>
        </w:rPr>
        <w:t>Code Requirements: All work covered by this Section shall conform to the latest requirements of the following regulations:</w:t>
      </w:r>
    </w:p>
    <w:p w14:paraId="3D7CF09B" w14:textId="77777777" w:rsidR="003C73D5" w:rsidRPr="00183F6E" w:rsidRDefault="003C73D5" w:rsidP="00BC6AE7">
      <w:pPr>
        <w:pStyle w:val="PR21"/>
        <w:rPr>
          <w:sz w:val="20"/>
        </w:rPr>
      </w:pPr>
      <w:r w:rsidRPr="00183F6E">
        <w:rPr>
          <w:sz w:val="20"/>
        </w:rPr>
        <w:t>C.C.R., Title 24, Part 5 (20</w:t>
      </w:r>
      <w:r w:rsidR="00BD515E" w:rsidRPr="00183F6E">
        <w:rPr>
          <w:sz w:val="20"/>
        </w:rPr>
        <w:t>22</w:t>
      </w:r>
      <w:r w:rsidRPr="00183F6E">
        <w:rPr>
          <w:sz w:val="20"/>
        </w:rPr>
        <w:t xml:space="preserve"> CPC).</w:t>
      </w:r>
    </w:p>
    <w:p w14:paraId="7D275082" w14:textId="77777777" w:rsidR="003C73D5" w:rsidRPr="00183F6E" w:rsidRDefault="003C73D5" w:rsidP="00BC6AE7">
      <w:pPr>
        <w:pStyle w:val="PR2"/>
        <w:rPr>
          <w:sz w:val="20"/>
        </w:rPr>
      </w:pPr>
      <w:r w:rsidRPr="00183F6E">
        <w:rPr>
          <w:sz w:val="20"/>
        </w:rPr>
        <w:t>20</w:t>
      </w:r>
      <w:r w:rsidR="00BD515E" w:rsidRPr="00183F6E">
        <w:rPr>
          <w:sz w:val="20"/>
        </w:rPr>
        <w:t>22</w:t>
      </w:r>
      <w:r w:rsidRPr="00183F6E">
        <w:rPr>
          <w:sz w:val="20"/>
        </w:rPr>
        <w:t xml:space="preserve"> California Plumbing Code.</w:t>
      </w:r>
    </w:p>
    <w:p w14:paraId="68488223" w14:textId="77777777" w:rsidR="003C73D5" w:rsidRPr="00183F6E" w:rsidRDefault="003C73D5" w:rsidP="00BC6AE7">
      <w:pPr>
        <w:pStyle w:val="PR2"/>
        <w:rPr>
          <w:sz w:val="20"/>
        </w:rPr>
      </w:pPr>
      <w:r w:rsidRPr="00183F6E">
        <w:rPr>
          <w:sz w:val="20"/>
        </w:rPr>
        <w:t>SMACNA Seismic Restraint Manual Guidelines for Mechanical Systems.</w:t>
      </w:r>
    </w:p>
    <w:p w14:paraId="40B55CBF" w14:textId="77777777" w:rsidR="003C73D5" w:rsidRPr="00183F6E" w:rsidRDefault="003C73D5" w:rsidP="00BC6AE7">
      <w:pPr>
        <w:pStyle w:val="PR2"/>
        <w:rPr>
          <w:sz w:val="20"/>
        </w:rPr>
      </w:pPr>
      <w:r w:rsidRPr="00183F6E">
        <w:rPr>
          <w:sz w:val="20"/>
        </w:rPr>
        <w:t>National Fire Protection Association.</w:t>
      </w:r>
    </w:p>
    <w:p w14:paraId="08B3D1AC" w14:textId="77777777" w:rsidR="003C73D5" w:rsidRPr="00183F6E" w:rsidRDefault="003C73D5" w:rsidP="00BC6AE7">
      <w:pPr>
        <w:pStyle w:val="PR2"/>
        <w:rPr>
          <w:sz w:val="20"/>
        </w:rPr>
      </w:pPr>
      <w:r w:rsidRPr="00183F6E">
        <w:rPr>
          <w:sz w:val="20"/>
        </w:rPr>
        <w:t>California State Division of Industrial Safety.</w:t>
      </w:r>
    </w:p>
    <w:p w14:paraId="757F757E" w14:textId="77777777" w:rsidR="003C73D5" w:rsidRPr="00183F6E" w:rsidRDefault="003C73D5" w:rsidP="00BC6AE7">
      <w:pPr>
        <w:pStyle w:val="PR2"/>
        <w:rPr>
          <w:sz w:val="20"/>
        </w:rPr>
      </w:pPr>
      <w:r w:rsidRPr="00183F6E">
        <w:rPr>
          <w:sz w:val="20"/>
        </w:rPr>
        <w:t>County Health Department.</w:t>
      </w:r>
    </w:p>
    <w:p w14:paraId="35CB63F3" w14:textId="77777777" w:rsidR="003C73D5" w:rsidRPr="00183F6E" w:rsidRDefault="003C73D5" w:rsidP="00BC6AE7">
      <w:pPr>
        <w:pStyle w:val="PR2"/>
        <w:rPr>
          <w:sz w:val="20"/>
        </w:rPr>
      </w:pPr>
      <w:r w:rsidRPr="00183F6E">
        <w:rPr>
          <w:sz w:val="20"/>
        </w:rPr>
        <w:t>Any other legally constituted body-having jurisdiction thereof.</w:t>
      </w:r>
    </w:p>
    <w:p w14:paraId="56C640CF" w14:textId="77777777" w:rsidR="003C73D5" w:rsidRPr="00183F6E" w:rsidRDefault="003C73D5" w:rsidP="00BC6AE7">
      <w:pPr>
        <w:pStyle w:val="PR1"/>
        <w:rPr>
          <w:sz w:val="20"/>
        </w:rPr>
      </w:pPr>
      <w:r w:rsidRPr="00183F6E">
        <w:rPr>
          <w:sz w:val="20"/>
        </w:rPr>
        <w:t>Nothing in the specifications or drawings shall be construed to permit deviation from the requirements of governing codes unless approval for said deviation has been obtained from the legally constituted authorities having jurisdiction and from the Owner's representative.</w:t>
      </w:r>
    </w:p>
    <w:p w14:paraId="0EB135BF" w14:textId="77777777" w:rsidR="003C73D5" w:rsidRPr="00183F6E" w:rsidRDefault="003C73D5" w:rsidP="00BC6AE7">
      <w:pPr>
        <w:pStyle w:val="ART"/>
        <w:rPr>
          <w:sz w:val="20"/>
        </w:rPr>
      </w:pPr>
      <w:r w:rsidRPr="00183F6E">
        <w:rPr>
          <w:sz w:val="20"/>
        </w:rPr>
        <w:t>DRAWINGS</w:t>
      </w:r>
    </w:p>
    <w:p w14:paraId="3F678D1F" w14:textId="77777777" w:rsidR="003C73D5" w:rsidRPr="00183F6E" w:rsidRDefault="003C73D5" w:rsidP="00BC6AE7">
      <w:pPr>
        <w:pStyle w:val="PR1"/>
        <w:rPr>
          <w:sz w:val="20"/>
        </w:rPr>
      </w:pPr>
      <w:r w:rsidRPr="00183F6E">
        <w:rPr>
          <w:sz w:val="20"/>
        </w:rPr>
        <w:t>Because of the small-scale drawings, it is not possible to indicate all offsets, fittings and accessories which may be required. The Contractor shall carefully investigate the conditions surrounding installation of his work, furnishing the necessary piping, fittings, valves, traps, and other devices which may be required to complete the installation.</w:t>
      </w:r>
    </w:p>
    <w:p w14:paraId="029DA29A" w14:textId="77777777" w:rsidR="003C73D5" w:rsidRPr="00183F6E" w:rsidRDefault="003C73D5" w:rsidP="00BC6AE7">
      <w:pPr>
        <w:pStyle w:val="PR1"/>
        <w:rPr>
          <w:sz w:val="20"/>
        </w:rPr>
      </w:pPr>
      <w:r w:rsidRPr="00183F6E">
        <w:rPr>
          <w:sz w:val="20"/>
        </w:rPr>
        <w:t>The general arrangement indicated on the drawings shall be followed as closely as possible. Coordinate with the Architectural, Structural, Mechanical and Electrical Drawings and the work of other trades prior to installation of piping fixtures and equipment to verify adequate space available for installation of the work shown. In the event a field condition arises which makes it impossible to install the work as indicated, submit, in writing, the proposed departures to the Architect for his approval. Only when Architect's approval is given, in writing, shall Contractor proceed with installation of the work.</w:t>
      </w:r>
    </w:p>
    <w:p w14:paraId="7473943B" w14:textId="77777777" w:rsidR="003C73D5" w:rsidRPr="00183F6E" w:rsidRDefault="003C73D5" w:rsidP="00BC6AE7">
      <w:pPr>
        <w:pStyle w:val="PR1"/>
        <w:rPr>
          <w:sz w:val="20"/>
        </w:rPr>
      </w:pPr>
      <w:r w:rsidRPr="00183F6E">
        <w:rPr>
          <w:sz w:val="20"/>
        </w:rPr>
        <w:t xml:space="preserve">Special Note: Should the Contractor make changes </w:t>
      </w:r>
      <w:proofErr w:type="gramStart"/>
      <w:r w:rsidRPr="00183F6E">
        <w:rPr>
          <w:sz w:val="20"/>
        </w:rPr>
        <w:t>in</w:t>
      </w:r>
      <w:proofErr w:type="gramEnd"/>
      <w:r w:rsidRPr="00183F6E">
        <w:rPr>
          <w:sz w:val="20"/>
        </w:rPr>
        <w:t xml:space="preserve"> the installation differing from what is indicated on the contract drawings and not necessitated due to field conditions as indicated hereinabove, the Contractor shall be required to re-install the work to comply with what has been indicated on the contract drawings.  Should it be impossible to re-install the work and the installation is in accordance with all governing authorities, the architect may permit the installation to remain.  However, all costs incurred to revise the contract drawings by the engineer for resubmittal to the building department indicating the as-installed condition shall become the responsibility of the Contractor.</w:t>
      </w:r>
    </w:p>
    <w:p w14:paraId="110A94AC" w14:textId="77777777" w:rsidR="003C73D5" w:rsidRPr="00183F6E" w:rsidRDefault="003C73D5" w:rsidP="00BC6AE7">
      <w:pPr>
        <w:pStyle w:val="PR1"/>
        <w:rPr>
          <w:sz w:val="20"/>
        </w:rPr>
      </w:pPr>
      <w:r w:rsidRPr="00183F6E">
        <w:rPr>
          <w:sz w:val="20"/>
        </w:rPr>
        <w:lastRenderedPageBreak/>
        <w:t>In case of a difference in the specifications or between the specifications and the drawings, the Contractor shall figure the most expensive alternate and after award of contract, shall secure direction from the Architect.</w:t>
      </w:r>
    </w:p>
    <w:p w14:paraId="5DF650FE" w14:textId="77777777" w:rsidR="003C73D5" w:rsidRPr="00183F6E" w:rsidRDefault="003C73D5" w:rsidP="00BC6AE7">
      <w:pPr>
        <w:pStyle w:val="ART"/>
        <w:rPr>
          <w:sz w:val="20"/>
        </w:rPr>
      </w:pPr>
      <w:r w:rsidRPr="00183F6E">
        <w:rPr>
          <w:sz w:val="20"/>
        </w:rPr>
        <w:t>PERMITS, INSPECTIONS AND LICENSES</w:t>
      </w:r>
    </w:p>
    <w:p w14:paraId="4D8DF731" w14:textId="77777777" w:rsidR="003C73D5" w:rsidRPr="00183F6E" w:rsidRDefault="003C73D5" w:rsidP="00BC6AE7">
      <w:pPr>
        <w:pStyle w:val="PR1"/>
        <w:rPr>
          <w:sz w:val="20"/>
        </w:rPr>
      </w:pPr>
      <w:r w:rsidRPr="00183F6E">
        <w:rPr>
          <w:sz w:val="20"/>
        </w:rPr>
        <w:t>All permits, inspections and licenses required by the legally constituted authorities for installation of the work according to the plans and specifications shall be obtained and paid as a part of the work of this section.</w:t>
      </w:r>
    </w:p>
    <w:p w14:paraId="5A50E140" w14:textId="77777777" w:rsidR="003C73D5" w:rsidRPr="00183F6E" w:rsidRDefault="003C73D5" w:rsidP="00BC6AE7">
      <w:pPr>
        <w:pStyle w:val="ART"/>
        <w:rPr>
          <w:sz w:val="20"/>
        </w:rPr>
      </w:pPr>
      <w:r w:rsidRPr="00183F6E">
        <w:rPr>
          <w:sz w:val="20"/>
        </w:rPr>
        <w:t>EXAMINATION OF PREMISES</w:t>
      </w:r>
    </w:p>
    <w:p w14:paraId="6BDE34E8" w14:textId="77777777" w:rsidR="003C73D5" w:rsidRPr="00183F6E" w:rsidRDefault="003C73D5" w:rsidP="00BC6AE7">
      <w:pPr>
        <w:pStyle w:val="PR1"/>
        <w:rPr>
          <w:sz w:val="20"/>
        </w:rPr>
      </w:pPr>
      <w:r w:rsidRPr="00183F6E">
        <w:rPr>
          <w:sz w:val="20"/>
        </w:rPr>
        <w:t>Before bidding on this work, Contractors shall make a careful examination of the premises and shall thoroughly familiarize themselves with the requirements of the contract.  By the act of submitting a propos</w:t>
      </w:r>
      <w:r w:rsidRPr="00183F6E">
        <w:rPr>
          <w:sz w:val="20"/>
        </w:rPr>
        <w:softHyphen/>
        <w:t>al for the work included in this contract, the Contractor shall be deemed to have made such study and examination, and that he is familiar with and accepts all conditions of the site.</w:t>
      </w:r>
    </w:p>
    <w:p w14:paraId="46A08E42" w14:textId="77777777" w:rsidR="003C73D5" w:rsidRPr="00183F6E" w:rsidRDefault="003C73D5" w:rsidP="00BC6AE7">
      <w:pPr>
        <w:pStyle w:val="ART"/>
        <w:rPr>
          <w:sz w:val="20"/>
        </w:rPr>
      </w:pPr>
      <w:r w:rsidRPr="00183F6E">
        <w:rPr>
          <w:sz w:val="20"/>
        </w:rPr>
        <w:t>PROTECTION</w:t>
      </w:r>
    </w:p>
    <w:p w14:paraId="187E5C0F" w14:textId="77777777" w:rsidR="003C73D5" w:rsidRPr="00183F6E" w:rsidRDefault="003C73D5" w:rsidP="00BC6AE7">
      <w:pPr>
        <w:pStyle w:val="PR1"/>
        <w:rPr>
          <w:sz w:val="20"/>
        </w:rPr>
      </w:pPr>
      <w:r w:rsidRPr="00183F6E">
        <w:rPr>
          <w:sz w:val="20"/>
        </w:rPr>
        <w:t xml:space="preserve">All </w:t>
      </w:r>
      <w:proofErr w:type="gramStart"/>
      <w:r w:rsidRPr="00183F6E">
        <w:rPr>
          <w:sz w:val="20"/>
        </w:rPr>
        <w:t>work,</w:t>
      </w:r>
      <w:proofErr w:type="gramEnd"/>
      <w:r w:rsidRPr="00183F6E">
        <w:rPr>
          <w:sz w:val="20"/>
        </w:rPr>
        <w:t xml:space="preserve"> equipment and materials shall be </w:t>
      </w:r>
      <w:proofErr w:type="gramStart"/>
      <w:r w:rsidRPr="00183F6E">
        <w:rPr>
          <w:sz w:val="20"/>
        </w:rPr>
        <w:t>protected at all times</w:t>
      </w:r>
      <w:proofErr w:type="gramEnd"/>
      <w:r w:rsidRPr="00183F6E">
        <w:rPr>
          <w:sz w:val="20"/>
        </w:rPr>
        <w:t xml:space="preserve">.  Contractor shall make good all damage caused either directly or indirectly by his own workmen.  </w:t>
      </w:r>
      <w:proofErr w:type="gramStart"/>
      <w:r w:rsidRPr="00183F6E">
        <w:rPr>
          <w:sz w:val="20"/>
        </w:rPr>
        <w:t>Contractor</w:t>
      </w:r>
      <w:proofErr w:type="gramEnd"/>
      <w:r w:rsidRPr="00183F6E">
        <w:rPr>
          <w:sz w:val="20"/>
        </w:rPr>
        <w:t xml:space="preserve"> </w:t>
      </w:r>
      <w:proofErr w:type="gramStart"/>
      <w:r w:rsidRPr="00183F6E">
        <w:rPr>
          <w:sz w:val="20"/>
        </w:rPr>
        <w:t>shall</w:t>
      </w:r>
      <w:proofErr w:type="gramEnd"/>
      <w:r w:rsidRPr="00183F6E">
        <w:rPr>
          <w:sz w:val="20"/>
        </w:rPr>
        <w:t xml:space="preserve"> also protect his own work from damage.  He shall close all pipe openings with caps or plugs during installation.  He shall protect all his equipment and materials against dirt, water, chemical and mechanical injury.  Upon completion, all work shall be thoroughly cleaned and delivered in a new condition.</w:t>
      </w:r>
    </w:p>
    <w:p w14:paraId="429E7C5F" w14:textId="77777777" w:rsidR="003C73D5" w:rsidRPr="00183F6E" w:rsidRDefault="003C73D5" w:rsidP="00BC6AE7">
      <w:pPr>
        <w:pStyle w:val="PR1"/>
        <w:rPr>
          <w:sz w:val="20"/>
        </w:rPr>
      </w:pPr>
      <w:r w:rsidRPr="00183F6E">
        <w:rPr>
          <w:sz w:val="20"/>
        </w:rPr>
        <w:t>Contractor shall be held responsible for all damage to equipment and materials until he has received written notice from the Architect or Engineer that his work has been accepted.</w:t>
      </w:r>
    </w:p>
    <w:p w14:paraId="551628F2" w14:textId="77777777" w:rsidR="003C73D5" w:rsidRPr="00183F6E" w:rsidRDefault="003C73D5" w:rsidP="00BC6AE7">
      <w:pPr>
        <w:pStyle w:val="ART"/>
        <w:rPr>
          <w:sz w:val="20"/>
        </w:rPr>
      </w:pPr>
      <w:r w:rsidRPr="00183F6E">
        <w:rPr>
          <w:sz w:val="20"/>
        </w:rPr>
        <w:t>LOCATIONS</w:t>
      </w:r>
    </w:p>
    <w:p w14:paraId="4E2D9CFC" w14:textId="77777777" w:rsidR="003C73D5" w:rsidRPr="00183F6E" w:rsidRDefault="003C73D5" w:rsidP="00BC6AE7">
      <w:pPr>
        <w:pStyle w:val="PR1"/>
        <w:rPr>
          <w:sz w:val="20"/>
        </w:rPr>
      </w:pPr>
      <w:r w:rsidRPr="00183F6E">
        <w:rPr>
          <w:sz w:val="20"/>
        </w:rPr>
        <w:t>The locations of apparatus, piping and equipment indicated on the drawings are approximate. Piping and equipment shall be installed in such a manner as to avoid all obstruction, preserve headroom, and keep openings and passages clear. The locations of and mounting heights of all fixtures shall be coordinated with the architectural plans and room elevations.</w:t>
      </w:r>
    </w:p>
    <w:p w14:paraId="46EC5DEB" w14:textId="77777777" w:rsidR="003C73D5" w:rsidRPr="00183F6E" w:rsidRDefault="003C73D5" w:rsidP="00BC6AE7">
      <w:pPr>
        <w:pStyle w:val="PR1"/>
        <w:rPr>
          <w:sz w:val="20"/>
        </w:rPr>
      </w:pPr>
      <w:r w:rsidRPr="00183F6E">
        <w:rPr>
          <w:sz w:val="20"/>
        </w:rPr>
        <w:t xml:space="preserve">Clearances and Openings: Contractor shall cooperate and coordinate his work with all other trades to avoid conflict and permit for a neat and orderly appearance of the entire installation.  The Contractor shall, in advance of the work, furnish instructions to the General Contractor as to his requirements for equipment and material installation of any kind, </w:t>
      </w:r>
      <w:proofErr w:type="gramStart"/>
      <w:r w:rsidRPr="00183F6E">
        <w:rPr>
          <w:sz w:val="20"/>
        </w:rPr>
        <w:t>whether or not</w:t>
      </w:r>
      <w:proofErr w:type="gramEnd"/>
      <w:r w:rsidRPr="00183F6E">
        <w:rPr>
          <w:sz w:val="20"/>
        </w:rPr>
        <w:t xml:space="preserve"> specifically mentioned on drawings or in the specifications, and shall include recesses, chases in walls, and all required openings in the structure.  Should furnishing this information be neglected, delayed or incorrect and additional </w:t>
      </w:r>
      <w:proofErr w:type="gramStart"/>
      <w:r w:rsidRPr="00183F6E">
        <w:rPr>
          <w:sz w:val="20"/>
        </w:rPr>
        <w:t>cuttings</w:t>
      </w:r>
      <w:proofErr w:type="gramEnd"/>
      <w:r w:rsidRPr="00183F6E">
        <w:rPr>
          <w:sz w:val="20"/>
        </w:rPr>
        <w:t xml:space="preserve"> are found to be required, the cost of the same </w:t>
      </w:r>
      <w:proofErr w:type="gramStart"/>
      <w:r w:rsidRPr="00183F6E">
        <w:rPr>
          <w:sz w:val="20"/>
        </w:rPr>
        <w:t>shall</w:t>
      </w:r>
      <w:proofErr w:type="gramEnd"/>
      <w:r w:rsidRPr="00183F6E">
        <w:rPr>
          <w:sz w:val="20"/>
        </w:rPr>
        <w:t xml:space="preserve"> be charged to this Contractor.</w:t>
      </w:r>
    </w:p>
    <w:p w14:paraId="74DBC933" w14:textId="77777777" w:rsidR="003C73D5" w:rsidRPr="00183F6E" w:rsidRDefault="003C73D5" w:rsidP="00BC6AE7">
      <w:pPr>
        <w:pStyle w:val="PR1"/>
        <w:rPr>
          <w:sz w:val="20"/>
        </w:rPr>
      </w:pPr>
      <w:r w:rsidRPr="00183F6E">
        <w:rPr>
          <w:sz w:val="20"/>
        </w:rPr>
        <w:t xml:space="preserve">Contractor </w:t>
      </w:r>
      <w:proofErr w:type="gramStart"/>
      <w:r w:rsidRPr="00183F6E">
        <w:rPr>
          <w:sz w:val="20"/>
        </w:rPr>
        <w:t>shall</w:t>
      </w:r>
      <w:proofErr w:type="gramEnd"/>
      <w:r w:rsidRPr="00183F6E">
        <w:rPr>
          <w:sz w:val="20"/>
        </w:rPr>
        <w:t xml:space="preserve"> verify and coordinate pipe routing with location of all electrical rooms, elevator equipment rooms, telecom/data rooms, and other rooms dedicated to the housing of switchgear, </w:t>
      </w:r>
      <w:r w:rsidRPr="00183F6E">
        <w:rPr>
          <w:sz w:val="20"/>
        </w:rPr>
        <w:lastRenderedPageBreak/>
        <w:t>panels, or other electrical equipment. In no case shall piping be installed within or above the ceiling of such rooms.</w:t>
      </w:r>
    </w:p>
    <w:p w14:paraId="2EC298A6" w14:textId="77777777" w:rsidR="003C73D5" w:rsidRPr="00183F6E" w:rsidRDefault="003C73D5" w:rsidP="00BC6AE7">
      <w:pPr>
        <w:pStyle w:val="ART"/>
        <w:rPr>
          <w:sz w:val="20"/>
        </w:rPr>
      </w:pPr>
      <w:r w:rsidRPr="00183F6E">
        <w:rPr>
          <w:sz w:val="20"/>
        </w:rPr>
        <w:t>SUBMITTAL DATA</w:t>
      </w:r>
    </w:p>
    <w:p w14:paraId="7A66DA2A" w14:textId="77777777" w:rsidR="003C73D5" w:rsidRPr="00183F6E" w:rsidRDefault="003C73D5" w:rsidP="00BC6AE7">
      <w:pPr>
        <w:pStyle w:val="PR1"/>
        <w:rPr>
          <w:sz w:val="20"/>
        </w:rPr>
      </w:pPr>
      <w:r w:rsidRPr="00183F6E">
        <w:rPr>
          <w:sz w:val="20"/>
        </w:rPr>
        <w:t>Submittal Requirements:</w:t>
      </w:r>
    </w:p>
    <w:p w14:paraId="56CC707F" w14:textId="77777777" w:rsidR="003C73D5" w:rsidRPr="00183F6E" w:rsidRDefault="003C73D5" w:rsidP="00BC6AE7">
      <w:pPr>
        <w:pStyle w:val="PR21"/>
        <w:rPr>
          <w:sz w:val="20"/>
        </w:rPr>
      </w:pPr>
      <w:r w:rsidRPr="00183F6E">
        <w:rPr>
          <w:sz w:val="20"/>
        </w:rPr>
        <w:t xml:space="preserve">Furnish, all at one time, prior to any installation, within the time noted below, six (6) copies of valid submittal data on all fixtures, material, equipment and devices. Each submitted item shall be indexed and referenced to these specifications and to identification numbers on fixtures and equipment schedules.  </w:t>
      </w:r>
    </w:p>
    <w:p w14:paraId="7C04A00F" w14:textId="77777777" w:rsidR="003C73D5" w:rsidRPr="00183F6E" w:rsidRDefault="003C73D5" w:rsidP="00BC6AE7">
      <w:pPr>
        <w:pStyle w:val="PR2"/>
        <w:rPr>
          <w:sz w:val="20"/>
        </w:rPr>
      </w:pPr>
      <w:r w:rsidRPr="00183F6E">
        <w:rPr>
          <w:sz w:val="20"/>
        </w:rPr>
        <w:t>Manufacturers’ submittal literature and shop drawings are required on all items to ensure the latest and most complete manufacturer's data is available for review. Requirements of the submittals and Engineer's submittal notes are a part of the work of this Division except that Engineer's notes may not be used as a means of increasing the scope of work of this Division.</w:t>
      </w:r>
    </w:p>
    <w:p w14:paraId="587D5D2E" w14:textId="77777777" w:rsidR="003C73D5" w:rsidRPr="00183F6E" w:rsidRDefault="003C73D5" w:rsidP="00BC6AE7">
      <w:pPr>
        <w:pStyle w:val="PR2"/>
        <w:rPr>
          <w:sz w:val="20"/>
        </w:rPr>
      </w:pPr>
      <w:r w:rsidRPr="00183F6E">
        <w:rPr>
          <w:sz w:val="20"/>
        </w:rPr>
        <w:t xml:space="preserve">Submittals will be checked for general conformance with the design concept of the </w:t>
      </w:r>
      <w:proofErr w:type="gramStart"/>
      <w:r w:rsidRPr="00183F6E">
        <w:rPr>
          <w:sz w:val="20"/>
        </w:rPr>
        <w:t>project</w:t>
      </w:r>
      <w:proofErr w:type="gramEnd"/>
      <w:r w:rsidRPr="00183F6E">
        <w:rPr>
          <w:sz w:val="20"/>
        </w:rPr>
        <w:t xml:space="preserve"> but the review does not guarantee quantities shown and does not supersede requirements of this Division to properly install work.</w:t>
      </w:r>
    </w:p>
    <w:p w14:paraId="5C6C7FC2" w14:textId="77777777" w:rsidR="003C73D5" w:rsidRPr="00183F6E" w:rsidRDefault="003C73D5" w:rsidP="00BC6AE7">
      <w:pPr>
        <w:pStyle w:val="PR2"/>
        <w:rPr>
          <w:sz w:val="20"/>
        </w:rPr>
      </w:pPr>
      <w:r w:rsidRPr="00183F6E">
        <w:rPr>
          <w:sz w:val="20"/>
        </w:rPr>
        <w:t>To be valid, all submittals must:</w:t>
      </w:r>
    </w:p>
    <w:p w14:paraId="496E0B58" w14:textId="77777777" w:rsidR="003C73D5" w:rsidRPr="00183F6E" w:rsidRDefault="003C73D5" w:rsidP="00BC6AE7">
      <w:pPr>
        <w:pStyle w:val="PR31"/>
        <w:rPr>
          <w:sz w:val="20"/>
        </w:rPr>
      </w:pPr>
      <w:r w:rsidRPr="00183F6E">
        <w:rPr>
          <w:sz w:val="20"/>
        </w:rPr>
        <w:t xml:space="preserve">Be delivered to the Architect's office within thirty-five (35) </w:t>
      </w:r>
      <w:proofErr w:type="gramStart"/>
      <w:r w:rsidRPr="00183F6E">
        <w:rPr>
          <w:sz w:val="20"/>
        </w:rPr>
        <w:t>days of award</w:t>
      </w:r>
      <w:proofErr w:type="gramEnd"/>
      <w:r w:rsidRPr="00183F6E">
        <w:rPr>
          <w:sz w:val="20"/>
        </w:rPr>
        <w:t xml:space="preserve"> of the contract.  Contractor shall make time allowance for Engineer’s review, return of comments, if any, and resubmittal if required. Corrections or changes in submittals returned as inadequate or incomplete shall be accomplished within this time limit. </w:t>
      </w:r>
    </w:p>
    <w:p w14:paraId="1DB60EF4" w14:textId="77777777" w:rsidR="003C73D5" w:rsidRPr="00183F6E" w:rsidRDefault="003C73D5" w:rsidP="00BC6AE7">
      <w:pPr>
        <w:pStyle w:val="PR3"/>
        <w:rPr>
          <w:sz w:val="20"/>
        </w:rPr>
      </w:pPr>
      <w:r w:rsidRPr="00183F6E">
        <w:rPr>
          <w:sz w:val="20"/>
        </w:rPr>
        <w:t xml:space="preserve">Clearly indicate and </w:t>
      </w:r>
      <w:proofErr w:type="gramStart"/>
      <w:r w:rsidRPr="00183F6E">
        <w:rPr>
          <w:sz w:val="20"/>
        </w:rPr>
        <w:t>label as</w:t>
      </w:r>
      <w:proofErr w:type="gramEnd"/>
      <w:r w:rsidRPr="00183F6E">
        <w:rPr>
          <w:sz w:val="20"/>
        </w:rPr>
        <w:t xml:space="preserve"> </w:t>
      </w:r>
      <w:proofErr w:type="gramStart"/>
      <w:r w:rsidRPr="00183F6E">
        <w:rPr>
          <w:sz w:val="20"/>
        </w:rPr>
        <w:t>such any</w:t>
      </w:r>
      <w:proofErr w:type="gramEnd"/>
      <w:r w:rsidRPr="00183F6E">
        <w:rPr>
          <w:sz w:val="20"/>
        </w:rPr>
        <w:t xml:space="preserve"> items proposed as substitution for that specified or shown on plans.</w:t>
      </w:r>
    </w:p>
    <w:p w14:paraId="6C687444" w14:textId="77777777" w:rsidR="003C73D5" w:rsidRPr="00183F6E" w:rsidRDefault="003C73D5" w:rsidP="00BC6AE7">
      <w:pPr>
        <w:pStyle w:val="PR3"/>
        <w:rPr>
          <w:sz w:val="20"/>
        </w:rPr>
      </w:pPr>
      <w:r w:rsidRPr="00183F6E">
        <w:rPr>
          <w:sz w:val="20"/>
        </w:rPr>
        <w:t>Include all pertinent construction, installation, performance and technical data.</w:t>
      </w:r>
    </w:p>
    <w:p w14:paraId="7E41356F" w14:textId="77777777" w:rsidR="003C73D5" w:rsidRPr="00183F6E" w:rsidRDefault="003C73D5" w:rsidP="00BC6AE7">
      <w:pPr>
        <w:pStyle w:val="PR3"/>
        <w:rPr>
          <w:sz w:val="20"/>
        </w:rPr>
      </w:pPr>
      <w:r w:rsidRPr="00183F6E">
        <w:rPr>
          <w:sz w:val="20"/>
        </w:rPr>
        <w:t xml:space="preserve">Have all product data sheets clearly labeled to indicate the individual items being submitted. In addition, all required options and accessories </w:t>
      </w:r>
      <w:proofErr w:type="gramStart"/>
      <w:r w:rsidRPr="00183F6E">
        <w:rPr>
          <w:sz w:val="20"/>
        </w:rPr>
        <w:t>shall</w:t>
      </w:r>
      <w:proofErr w:type="gramEnd"/>
      <w:r w:rsidRPr="00183F6E">
        <w:rPr>
          <w:sz w:val="20"/>
        </w:rPr>
        <w:t xml:space="preserve"> be clearly marked.</w:t>
      </w:r>
    </w:p>
    <w:p w14:paraId="26ABD059" w14:textId="77777777" w:rsidR="003C73D5" w:rsidRPr="00183F6E" w:rsidRDefault="003C73D5" w:rsidP="00BC6AE7">
      <w:pPr>
        <w:pStyle w:val="PR41"/>
        <w:rPr>
          <w:sz w:val="20"/>
        </w:rPr>
      </w:pPr>
      <w:r w:rsidRPr="00183F6E">
        <w:rPr>
          <w:sz w:val="20"/>
        </w:rPr>
        <w:t>Product data sheets corresponding to items indicated on plans shall be clearly labeled with the corresponding fixture or equipment tag number.</w:t>
      </w:r>
    </w:p>
    <w:p w14:paraId="2864A4E6" w14:textId="77777777" w:rsidR="003C73D5" w:rsidRPr="00183F6E" w:rsidRDefault="003C73D5" w:rsidP="00BC6AE7">
      <w:pPr>
        <w:pStyle w:val="PR4"/>
        <w:rPr>
          <w:sz w:val="20"/>
        </w:rPr>
      </w:pPr>
      <w:r w:rsidRPr="00183F6E">
        <w:rPr>
          <w:sz w:val="20"/>
        </w:rPr>
        <w:t>Product data sheets corresponding to items indicated in specifications shall be clearly labeled with the specification section, page and item numbers.</w:t>
      </w:r>
    </w:p>
    <w:p w14:paraId="3816D8BB" w14:textId="77777777" w:rsidR="003C73D5" w:rsidRPr="00183F6E" w:rsidRDefault="003C73D5" w:rsidP="00BC6AE7">
      <w:pPr>
        <w:pStyle w:val="PR31"/>
        <w:rPr>
          <w:sz w:val="20"/>
        </w:rPr>
      </w:pPr>
      <w:r w:rsidRPr="00183F6E">
        <w:rPr>
          <w:sz w:val="20"/>
        </w:rPr>
        <w:t xml:space="preserve">Include, for every item which differs in size, configuration, connections, service, accessibility or any other significant way, a drawing to the same (or larger) scale as to the pertinent portions of the contract drawings.  In this drawing show a complete layout of the system except that which is identical to the contract drawings, unless the unchanged portions must be shown to indicate such things as clearances.  This drawing, together with the contract design </w:t>
      </w:r>
      <w:proofErr w:type="gramStart"/>
      <w:r w:rsidRPr="00183F6E">
        <w:rPr>
          <w:sz w:val="20"/>
        </w:rPr>
        <w:t>drawings</w:t>
      </w:r>
      <w:proofErr w:type="gramEnd"/>
      <w:r w:rsidRPr="00183F6E">
        <w:rPr>
          <w:sz w:val="20"/>
        </w:rPr>
        <w:t xml:space="preserve"> must show the complete system as revised to accommodate the proposed alter</w:t>
      </w:r>
      <w:r w:rsidRPr="00183F6E">
        <w:rPr>
          <w:sz w:val="20"/>
        </w:rPr>
        <w:softHyphen/>
        <w:t>nate.</w:t>
      </w:r>
    </w:p>
    <w:p w14:paraId="5F855B38" w14:textId="77777777" w:rsidR="003C73D5" w:rsidRPr="00183F6E" w:rsidRDefault="003C73D5" w:rsidP="00BC6AE7">
      <w:pPr>
        <w:pStyle w:val="PR1"/>
        <w:rPr>
          <w:sz w:val="20"/>
        </w:rPr>
      </w:pPr>
      <w:r w:rsidRPr="00183F6E">
        <w:rPr>
          <w:sz w:val="20"/>
        </w:rPr>
        <w:t>Substitution Requirements:</w:t>
      </w:r>
    </w:p>
    <w:p w14:paraId="1A0952A8" w14:textId="77777777" w:rsidR="003C73D5" w:rsidRPr="00183F6E" w:rsidRDefault="003C73D5" w:rsidP="00BC6AE7">
      <w:pPr>
        <w:pStyle w:val="PR21"/>
        <w:rPr>
          <w:sz w:val="20"/>
        </w:rPr>
      </w:pPr>
      <w:r w:rsidRPr="00183F6E">
        <w:rPr>
          <w:sz w:val="20"/>
        </w:rPr>
        <w:t xml:space="preserve">Any items included in submittals and proposed by the Contractor as substitution for that specified or shown on plans shall be submitted within </w:t>
      </w:r>
      <w:proofErr w:type="gramStart"/>
      <w:r w:rsidRPr="00183F6E">
        <w:rPr>
          <w:sz w:val="20"/>
        </w:rPr>
        <w:t>thirty five</w:t>
      </w:r>
      <w:proofErr w:type="gramEnd"/>
      <w:r w:rsidRPr="00183F6E">
        <w:rPr>
          <w:sz w:val="20"/>
        </w:rPr>
        <w:t xml:space="preserve"> (35) days of award of the contract. After such time, proposed substitutions shall not be accepted for review, and the Contractor shall submit all items as specified or shown on plans.</w:t>
      </w:r>
    </w:p>
    <w:p w14:paraId="72B4AC4D" w14:textId="77777777" w:rsidR="003C73D5" w:rsidRPr="00183F6E" w:rsidRDefault="003C73D5" w:rsidP="00BC6AE7">
      <w:pPr>
        <w:pStyle w:val="PR31"/>
        <w:rPr>
          <w:sz w:val="20"/>
        </w:rPr>
      </w:pPr>
      <w:r w:rsidRPr="00183F6E">
        <w:rPr>
          <w:sz w:val="20"/>
        </w:rPr>
        <w:lastRenderedPageBreak/>
        <w:t>For each item proposed as substitution for that specified or shown on plans, copies of product data sheets for the specified item shall be placed side by side with product data sheets for the proposed substitution item within the submittal.</w:t>
      </w:r>
    </w:p>
    <w:p w14:paraId="18430BCC" w14:textId="77777777" w:rsidR="003C73D5" w:rsidRPr="00183F6E" w:rsidRDefault="003C73D5" w:rsidP="00BC6AE7">
      <w:pPr>
        <w:pStyle w:val="PR41"/>
        <w:rPr>
          <w:sz w:val="20"/>
        </w:rPr>
      </w:pPr>
      <w:r w:rsidRPr="00183F6E">
        <w:rPr>
          <w:sz w:val="20"/>
        </w:rPr>
        <w:t>In addition to the Submittal Requirements for labeling listed above, product data sheets for the specified item shall be clearly labeled “SPECIFIED ITEM, NOT SUBMITTED”. Product data sheets for the corresponding proposed substitution item shall be clearly labeled “PROPOSED SUBSTITUTION”.</w:t>
      </w:r>
    </w:p>
    <w:p w14:paraId="5F285478" w14:textId="77777777" w:rsidR="003C73D5" w:rsidRPr="00183F6E" w:rsidRDefault="003C73D5" w:rsidP="00BC6AE7">
      <w:pPr>
        <w:pStyle w:val="PR31"/>
        <w:rPr>
          <w:sz w:val="20"/>
        </w:rPr>
      </w:pPr>
      <w:r w:rsidRPr="00183F6E">
        <w:rPr>
          <w:sz w:val="20"/>
        </w:rPr>
        <w:t>Provide calculations and other detailed data justifying how any items proposed as substitution were selected for proposal.  Data must be complete enough to permit detailed comparison of every significant characteristic for which the specified item was analyzed during design.</w:t>
      </w:r>
    </w:p>
    <w:p w14:paraId="293D64C0" w14:textId="77777777" w:rsidR="003C73D5" w:rsidRPr="00183F6E" w:rsidRDefault="003C73D5" w:rsidP="00BC6AE7">
      <w:pPr>
        <w:pStyle w:val="PR21"/>
        <w:rPr>
          <w:sz w:val="20"/>
        </w:rPr>
      </w:pPr>
      <w:r w:rsidRPr="00183F6E">
        <w:rPr>
          <w:sz w:val="20"/>
        </w:rPr>
        <w:t xml:space="preserve">It shall be the Contractor’s responsibility to provide sufficient information to allow the Engineer to analyze any proposed alternate.  If inadequate information is provided, the proposal will not be </w:t>
      </w:r>
      <w:proofErr w:type="gramStart"/>
      <w:r w:rsidRPr="00183F6E">
        <w:rPr>
          <w:sz w:val="20"/>
        </w:rPr>
        <w:t>approved</w:t>
      </w:r>
      <w:proofErr w:type="gramEnd"/>
      <w:r w:rsidRPr="00183F6E">
        <w:rPr>
          <w:sz w:val="20"/>
        </w:rPr>
        <w:t xml:space="preserve"> and resubmittal will not be allowed.</w:t>
      </w:r>
    </w:p>
    <w:p w14:paraId="334ED578" w14:textId="77777777" w:rsidR="003C73D5" w:rsidRPr="00183F6E" w:rsidRDefault="003C73D5" w:rsidP="00BC6AE7">
      <w:pPr>
        <w:pStyle w:val="PR2"/>
        <w:rPr>
          <w:sz w:val="20"/>
        </w:rPr>
      </w:pPr>
      <w:r w:rsidRPr="00183F6E">
        <w:rPr>
          <w:sz w:val="20"/>
        </w:rPr>
        <w:t>The Contractor shall provide or perform tests required by Engineer for purpose of judging acceptability of proposed substitutions.</w:t>
      </w:r>
    </w:p>
    <w:p w14:paraId="72602D83" w14:textId="77777777" w:rsidR="003C73D5" w:rsidRPr="00183F6E" w:rsidRDefault="003C73D5" w:rsidP="00BC6AE7">
      <w:pPr>
        <w:pStyle w:val="PR2"/>
        <w:rPr>
          <w:sz w:val="20"/>
        </w:rPr>
      </w:pPr>
      <w:r w:rsidRPr="00183F6E">
        <w:rPr>
          <w:sz w:val="20"/>
        </w:rPr>
        <w:t xml:space="preserve">The Contractor assumes full responsibility that alternate items and procedures will meet the job requirements and is responsible for cost of redesign and of modifications to this and other parts of work caused by alternate items furnished under work in this Section.  In view of these responsibilities, it is the purpose of these specifications to establish procedures to ensure that the Contractor has considered all the ramifications of proposed alternates before submitting them for review.  Submittals which do not comply with the requirements of these </w:t>
      </w:r>
      <w:proofErr w:type="gramStart"/>
      <w:r w:rsidRPr="00183F6E">
        <w:rPr>
          <w:sz w:val="20"/>
        </w:rPr>
        <w:t>specifications</w:t>
      </w:r>
      <w:proofErr w:type="gramEnd"/>
      <w:r w:rsidRPr="00183F6E">
        <w:rPr>
          <w:sz w:val="20"/>
        </w:rPr>
        <w:t xml:space="preserve"> or which indicate proposed alternates that were selected without proper regard to the requirements of the job will not be approved.  No more than one proposed </w:t>
      </w:r>
      <w:proofErr w:type="gramStart"/>
      <w:r w:rsidRPr="00183F6E">
        <w:rPr>
          <w:sz w:val="20"/>
        </w:rPr>
        <w:t>alternate</w:t>
      </w:r>
      <w:proofErr w:type="gramEnd"/>
      <w:r w:rsidRPr="00183F6E">
        <w:rPr>
          <w:sz w:val="20"/>
        </w:rPr>
        <w:t xml:space="preserve"> will be considered for each item.</w:t>
      </w:r>
    </w:p>
    <w:p w14:paraId="6EBF0162" w14:textId="77777777" w:rsidR="003C73D5" w:rsidRPr="00183F6E" w:rsidRDefault="003C73D5" w:rsidP="00BC6AE7">
      <w:pPr>
        <w:pStyle w:val="PR2"/>
        <w:rPr>
          <w:sz w:val="20"/>
        </w:rPr>
      </w:pPr>
      <w:r w:rsidRPr="00183F6E">
        <w:rPr>
          <w:sz w:val="20"/>
        </w:rPr>
        <w:t>Alternate items installed without Engineer's approval will be replaced with specified items at Contractor's expense.</w:t>
      </w:r>
    </w:p>
    <w:p w14:paraId="30A5041D" w14:textId="77777777" w:rsidR="003C73D5" w:rsidRPr="00183F6E" w:rsidRDefault="003C73D5" w:rsidP="00BC6AE7">
      <w:pPr>
        <w:pStyle w:val="PR2"/>
        <w:rPr>
          <w:sz w:val="20"/>
        </w:rPr>
      </w:pPr>
      <w:r w:rsidRPr="00183F6E">
        <w:rPr>
          <w:sz w:val="20"/>
        </w:rPr>
        <w:t>The Architect or his authorized representative shall be the sole judge as to the quality and suitability of proposed alternate equipment, fixtures or materials. Decisions of the Architect or that of his representative shall be final and conclusive.</w:t>
      </w:r>
    </w:p>
    <w:p w14:paraId="459B9B96" w14:textId="77777777" w:rsidR="00CF1032" w:rsidRPr="00183F6E" w:rsidRDefault="00CF1032" w:rsidP="00BC6AE7">
      <w:pPr>
        <w:pStyle w:val="ART"/>
        <w:rPr>
          <w:sz w:val="20"/>
        </w:rPr>
      </w:pPr>
      <w:r w:rsidRPr="00183F6E">
        <w:rPr>
          <w:sz w:val="20"/>
        </w:rPr>
        <w:t>QUALITY ASSURANCE</w:t>
      </w:r>
    </w:p>
    <w:p w14:paraId="7DAC952B" w14:textId="77777777" w:rsidR="00CF1032" w:rsidRPr="00183F6E" w:rsidRDefault="00CF1032" w:rsidP="00BC6AE7">
      <w:pPr>
        <w:pStyle w:val="PR1"/>
        <w:rPr>
          <w:sz w:val="20"/>
        </w:rPr>
      </w:pPr>
      <w:r w:rsidRPr="00183F6E">
        <w:rPr>
          <w:sz w:val="20"/>
        </w:rPr>
        <w:t>Source Limitations for Valves</w:t>
      </w:r>
      <w:proofErr w:type="gramStart"/>
      <w:r w:rsidRPr="00183F6E">
        <w:rPr>
          <w:sz w:val="20"/>
        </w:rPr>
        <w:t>:  Obtain</w:t>
      </w:r>
      <w:proofErr w:type="gramEnd"/>
      <w:r w:rsidRPr="00183F6E">
        <w:rPr>
          <w:sz w:val="20"/>
        </w:rPr>
        <w:t xml:space="preserve"> each type of valve from single source from single manufacturer.</w:t>
      </w:r>
    </w:p>
    <w:p w14:paraId="60E37DFE" w14:textId="77777777" w:rsidR="00CF1032" w:rsidRPr="00183F6E" w:rsidRDefault="00CF1032" w:rsidP="00BC6AE7">
      <w:pPr>
        <w:pStyle w:val="PR1"/>
        <w:rPr>
          <w:sz w:val="20"/>
        </w:rPr>
      </w:pPr>
      <w:r w:rsidRPr="00183F6E">
        <w:rPr>
          <w:sz w:val="20"/>
        </w:rPr>
        <w:t>ASME Compliance:</w:t>
      </w:r>
    </w:p>
    <w:p w14:paraId="12655E5B" w14:textId="77777777" w:rsidR="00CF1032" w:rsidRPr="00183F6E" w:rsidRDefault="00CF1032" w:rsidP="00BC6AE7">
      <w:pPr>
        <w:pStyle w:val="PR21"/>
        <w:rPr>
          <w:sz w:val="20"/>
        </w:rPr>
      </w:pPr>
      <w:r w:rsidRPr="00183F6E">
        <w:rPr>
          <w:sz w:val="20"/>
        </w:rPr>
        <w:t>ASME B16.10 and ASME B16.34 for ferrous valve dimensions and design criteria.</w:t>
      </w:r>
    </w:p>
    <w:p w14:paraId="55E17DCF" w14:textId="77777777" w:rsidR="00CF1032" w:rsidRPr="00183F6E" w:rsidRDefault="00CF1032" w:rsidP="00BC6AE7">
      <w:pPr>
        <w:pStyle w:val="PR2"/>
        <w:rPr>
          <w:sz w:val="20"/>
        </w:rPr>
      </w:pPr>
      <w:r w:rsidRPr="00183F6E">
        <w:rPr>
          <w:sz w:val="20"/>
        </w:rPr>
        <w:t>ASME B31.1 for power piping valves.</w:t>
      </w:r>
    </w:p>
    <w:p w14:paraId="46A4433E" w14:textId="77777777" w:rsidR="00CF1032" w:rsidRPr="00183F6E" w:rsidRDefault="00CF1032" w:rsidP="00BC6AE7">
      <w:pPr>
        <w:pStyle w:val="PR2"/>
        <w:rPr>
          <w:sz w:val="20"/>
        </w:rPr>
      </w:pPr>
      <w:r w:rsidRPr="00183F6E">
        <w:rPr>
          <w:sz w:val="20"/>
        </w:rPr>
        <w:t>ASME B31.9 for building services piping valves.</w:t>
      </w:r>
    </w:p>
    <w:p w14:paraId="26B48195" w14:textId="77777777" w:rsidR="00CF1032" w:rsidRPr="00183F6E" w:rsidRDefault="00CF1032" w:rsidP="00BC6AE7">
      <w:pPr>
        <w:pStyle w:val="PR1"/>
        <w:rPr>
          <w:sz w:val="20"/>
        </w:rPr>
      </w:pPr>
      <w:r w:rsidRPr="00183F6E">
        <w:rPr>
          <w:sz w:val="20"/>
        </w:rPr>
        <w:t>NSF Compliance</w:t>
      </w:r>
      <w:proofErr w:type="gramStart"/>
      <w:r w:rsidRPr="00183F6E">
        <w:rPr>
          <w:sz w:val="20"/>
        </w:rPr>
        <w:t>:  NSF</w:t>
      </w:r>
      <w:proofErr w:type="gramEnd"/>
      <w:r w:rsidRPr="00183F6E">
        <w:rPr>
          <w:sz w:val="20"/>
        </w:rPr>
        <w:t> 61</w:t>
      </w:r>
      <w:r w:rsidR="005F770F" w:rsidRPr="00183F6E">
        <w:rPr>
          <w:sz w:val="20"/>
        </w:rPr>
        <w:t>-G</w:t>
      </w:r>
      <w:r w:rsidR="00256BDC" w:rsidRPr="00183F6E">
        <w:rPr>
          <w:sz w:val="20"/>
        </w:rPr>
        <w:t xml:space="preserve"> and NSF-372</w:t>
      </w:r>
      <w:r w:rsidRPr="00183F6E">
        <w:rPr>
          <w:sz w:val="20"/>
        </w:rPr>
        <w:t xml:space="preserve"> for valve materials for potable-water service.</w:t>
      </w:r>
    </w:p>
    <w:p w14:paraId="75DC05B8" w14:textId="77777777" w:rsidR="005F770F" w:rsidRPr="00183F6E" w:rsidRDefault="005F770F" w:rsidP="00BC6AE7">
      <w:pPr>
        <w:pStyle w:val="PR21"/>
        <w:rPr>
          <w:sz w:val="20"/>
        </w:rPr>
      </w:pPr>
      <w:r w:rsidRPr="00183F6E">
        <w:rPr>
          <w:sz w:val="20"/>
        </w:rPr>
        <w:t xml:space="preserve">Valves for domestic water must comply with </w:t>
      </w:r>
      <w:r w:rsidR="00256BDC" w:rsidRPr="00183F6E">
        <w:rPr>
          <w:sz w:val="20"/>
        </w:rPr>
        <w:t xml:space="preserve">the Federal Reduction of Lead in Drinking Water Act. </w:t>
      </w:r>
    </w:p>
    <w:p w14:paraId="14D466D2" w14:textId="77777777" w:rsidR="007B5A86" w:rsidRPr="00183F6E" w:rsidRDefault="007B5A86" w:rsidP="00BC6AE7">
      <w:pPr>
        <w:pStyle w:val="PR3"/>
        <w:rPr>
          <w:sz w:val="20"/>
        </w:rPr>
      </w:pPr>
      <w:r w:rsidRPr="00183F6E">
        <w:rPr>
          <w:sz w:val="20"/>
        </w:rPr>
        <w:lastRenderedPageBreak/>
        <w:t>“Lead Free” refers to the wetted surface of pipe, fittings and fixtures in potable water systems that have a weighted average lead content ≤ 0.25%.</w:t>
      </w:r>
    </w:p>
    <w:p w14:paraId="33794D3F" w14:textId="77777777" w:rsidR="007B5A86" w:rsidRPr="00183F6E" w:rsidRDefault="007B5A86" w:rsidP="00BC6AE7">
      <w:pPr>
        <w:pStyle w:val="PR3"/>
        <w:rPr>
          <w:sz w:val="20"/>
        </w:rPr>
      </w:pPr>
      <w:r w:rsidRPr="00183F6E">
        <w:rPr>
          <w:sz w:val="20"/>
        </w:rPr>
        <w:t>All valves must be 3</w:t>
      </w:r>
      <w:r w:rsidRPr="00183F6E">
        <w:rPr>
          <w:sz w:val="20"/>
          <w:vertAlign w:val="superscript"/>
        </w:rPr>
        <w:t>rd</w:t>
      </w:r>
      <w:r w:rsidRPr="00183F6E">
        <w:rPr>
          <w:sz w:val="20"/>
        </w:rPr>
        <w:t xml:space="preserve"> party certified.</w:t>
      </w:r>
    </w:p>
    <w:p w14:paraId="4F954440" w14:textId="77777777" w:rsidR="007B5A86" w:rsidRPr="00183F6E" w:rsidRDefault="007B5A86" w:rsidP="00BC6AE7">
      <w:pPr>
        <w:pStyle w:val="PR3"/>
        <w:rPr>
          <w:sz w:val="20"/>
        </w:rPr>
      </w:pPr>
      <w:r w:rsidRPr="00183F6E">
        <w:rPr>
          <w:sz w:val="20"/>
        </w:rPr>
        <w:t>Bronze valves shall be made of dezincification-resistant material.</w:t>
      </w:r>
    </w:p>
    <w:p w14:paraId="2C682757" w14:textId="77777777" w:rsidR="00CF1032" w:rsidRPr="00183F6E" w:rsidRDefault="00CF1032" w:rsidP="00BC6AE7">
      <w:pPr>
        <w:pStyle w:val="ART"/>
        <w:rPr>
          <w:sz w:val="20"/>
        </w:rPr>
      </w:pPr>
      <w:r w:rsidRPr="00183F6E">
        <w:rPr>
          <w:sz w:val="20"/>
        </w:rPr>
        <w:t>DELIVERY, STORAGE, AND HANDLING</w:t>
      </w:r>
    </w:p>
    <w:p w14:paraId="32B9F126" w14:textId="77777777" w:rsidR="00CF1032" w:rsidRPr="00183F6E" w:rsidRDefault="00CF1032">
      <w:pPr>
        <w:pStyle w:val="CMT"/>
        <w:rPr>
          <w:rFonts w:ascii="Arial" w:hAnsi="Arial" w:cs="Arial"/>
          <w:sz w:val="20"/>
        </w:rPr>
      </w:pPr>
      <w:r w:rsidRPr="00183F6E">
        <w:rPr>
          <w:rFonts w:ascii="Arial" w:hAnsi="Arial" w:cs="Arial"/>
          <w:sz w:val="20"/>
        </w:rPr>
        <w:t>Information in this article is paraphrased from MSS.</w:t>
      </w:r>
    </w:p>
    <w:p w14:paraId="22650FA8" w14:textId="77777777" w:rsidR="00CF1032" w:rsidRPr="00183F6E" w:rsidRDefault="00CF1032" w:rsidP="00BC6AE7">
      <w:pPr>
        <w:pStyle w:val="PR1"/>
        <w:rPr>
          <w:sz w:val="20"/>
        </w:rPr>
      </w:pPr>
      <w:r w:rsidRPr="00183F6E">
        <w:rPr>
          <w:sz w:val="20"/>
        </w:rPr>
        <w:t>Prepare valves for shipping as follows:</w:t>
      </w:r>
    </w:p>
    <w:p w14:paraId="1A165323" w14:textId="77777777" w:rsidR="00CF1032" w:rsidRPr="00183F6E" w:rsidRDefault="00CF1032" w:rsidP="00BC6AE7">
      <w:pPr>
        <w:pStyle w:val="PR21"/>
        <w:rPr>
          <w:sz w:val="20"/>
        </w:rPr>
      </w:pPr>
      <w:r w:rsidRPr="00183F6E">
        <w:rPr>
          <w:sz w:val="20"/>
        </w:rPr>
        <w:t>Protect internal parts against rust and corrosion.</w:t>
      </w:r>
    </w:p>
    <w:p w14:paraId="6580148B" w14:textId="77777777" w:rsidR="00CF1032" w:rsidRPr="00183F6E" w:rsidRDefault="00CF1032" w:rsidP="00BC6AE7">
      <w:pPr>
        <w:pStyle w:val="PR2"/>
        <w:rPr>
          <w:sz w:val="20"/>
        </w:rPr>
      </w:pPr>
      <w:r w:rsidRPr="00183F6E">
        <w:rPr>
          <w:sz w:val="20"/>
        </w:rPr>
        <w:t>Protect threads, flange faces, grooves, and weld ends.</w:t>
      </w:r>
    </w:p>
    <w:p w14:paraId="7DA1067D" w14:textId="77777777" w:rsidR="00CF1032" w:rsidRPr="00183F6E" w:rsidRDefault="00CF1032" w:rsidP="00BC6AE7">
      <w:pPr>
        <w:pStyle w:val="PR2"/>
        <w:rPr>
          <w:sz w:val="20"/>
        </w:rPr>
      </w:pPr>
      <w:r w:rsidRPr="00183F6E">
        <w:rPr>
          <w:sz w:val="20"/>
        </w:rPr>
        <w:t>Set angle, gate, and globe valves closed to prevent rattling.</w:t>
      </w:r>
    </w:p>
    <w:p w14:paraId="2582DC21" w14:textId="77777777" w:rsidR="00CF1032" w:rsidRPr="00183F6E" w:rsidRDefault="00CF1032" w:rsidP="00BC6AE7">
      <w:pPr>
        <w:pStyle w:val="PR2"/>
        <w:rPr>
          <w:sz w:val="20"/>
        </w:rPr>
      </w:pPr>
      <w:r w:rsidRPr="00183F6E">
        <w:rPr>
          <w:sz w:val="20"/>
        </w:rPr>
        <w:t>Set ball and plug valves open to minimize exposure of functional surfaces.</w:t>
      </w:r>
    </w:p>
    <w:p w14:paraId="28439510" w14:textId="77777777" w:rsidR="00CF1032" w:rsidRPr="00183F6E" w:rsidRDefault="00CF1032" w:rsidP="00BC6AE7">
      <w:pPr>
        <w:pStyle w:val="PR2"/>
        <w:rPr>
          <w:sz w:val="20"/>
        </w:rPr>
      </w:pPr>
      <w:r w:rsidRPr="00183F6E">
        <w:rPr>
          <w:sz w:val="20"/>
        </w:rPr>
        <w:t>Set butterfly valves closed or slightly open.</w:t>
      </w:r>
    </w:p>
    <w:p w14:paraId="43BA4DB2" w14:textId="77777777" w:rsidR="00CF1032" w:rsidRPr="00183F6E" w:rsidRDefault="00CF1032" w:rsidP="00BC6AE7">
      <w:pPr>
        <w:pStyle w:val="PR2"/>
        <w:rPr>
          <w:sz w:val="20"/>
        </w:rPr>
      </w:pPr>
      <w:r w:rsidRPr="00183F6E">
        <w:rPr>
          <w:sz w:val="20"/>
        </w:rPr>
        <w:t>Block check valves in either closed or open position.</w:t>
      </w:r>
    </w:p>
    <w:p w14:paraId="5D43790F" w14:textId="77777777" w:rsidR="00CF1032" w:rsidRPr="00183F6E" w:rsidRDefault="00CF1032" w:rsidP="00BC6AE7">
      <w:pPr>
        <w:pStyle w:val="PR1"/>
        <w:rPr>
          <w:sz w:val="20"/>
        </w:rPr>
      </w:pPr>
      <w:r w:rsidRPr="00183F6E">
        <w:rPr>
          <w:sz w:val="20"/>
        </w:rPr>
        <w:t>Use the following precautions during storage:</w:t>
      </w:r>
    </w:p>
    <w:p w14:paraId="008814A9" w14:textId="77777777" w:rsidR="00CF1032" w:rsidRPr="00183F6E" w:rsidRDefault="00CF1032" w:rsidP="00BC6AE7">
      <w:pPr>
        <w:pStyle w:val="PR21"/>
        <w:rPr>
          <w:sz w:val="20"/>
        </w:rPr>
      </w:pPr>
      <w:r w:rsidRPr="00183F6E">
        <w:rPr>
          <w:sz w:val="20"/>
        </w:rPr>
        <w:t>Maintain valve end protection.</w:t>
      </w:r>
    </w:p>
    <w:p w14:paraId="7F8D538F" w14:textId="77777777" w:rsidR="00CF1032" w:rsidRPr="00183F6E" w:rsidRDefault="00CF1032" w:rsidP="00BC6AE7">
      <w:pPr>
        <w:pStyle w:val="PR2"/>
        <w:rPr>
          <w:sz w:val="20"/>
        </w:rPr>
      </w:pPr>
      <w:r w:rsidRPr="00183F6E">
        <w:rPr>
          <w:sz w:val="20"/>
        </w:rPr>
        <w:t>Store valves indoors and maintain at higher than ambient dew point temperature.  If outdoor storage is necessary, store valves off the ground in watertight enclosures.</w:t>
      </w:r>
    </w:p>
    <w:p w14:paraId="6BCB8FAE" w14:textId="77777777" w:rsidR="00CF1032" w:rsidRPr="00183F6E" w:rsidRDefault="00CF1032" w:rsidP="006F7867">
      <w:pPr>
        <w:pStyle w:val="PR1"/>
        <w:spacing w:before="120" w:after="100" w:afterAutospacing="1"/>
        <w:rPr>
          <w:rFonts w:ascii="Arial" w:hAnsi="Arial" w:cs="Arial"/>
          <w:sz w:val="20"/>
        </w:rPr>
      </w:pPr>
      <w:r w:rsidRPr="00183F6E">
        <w:rPr>
          <w:rFonts w:ascii="Arial" w:hAnsi="Arial" w:cs="Arial"/>
          <w:sz w:val="20"/>
        </w:rPr>
        <w:t>Use sling to handle large valves; rig sling to avoid damage to exposed parts.  Do not use handwheels or stems as lifting or rigging points.</w:t>
      </w:r>
    </w:p>
    <w:p w14:paraId="7B53FFD1" w14:textId="77777777" w:rsidR="003C73D5" w:rsidRPr="00183F6E" w:rsidRDefault="003C73D5" w:rsidP="00BC6AE7">
      <w:pPr>
        <w:pStyle w:val="ART"/>
        <w:rPr>
          <w:sz w:val="20"/>
        </w:rPr>
      </w:pPr>
      <w:r w:rsidRPr="00183F6E">
        <w:rPr>
          <w:sz w:val="20"/>
        </w:rPr>
        <w:t>UNINSPECTED WORK</w:t>
      </w:r>
    </w:p>
    <w:p w14:paraId="6089EDA2" w14:textId="77777777" w:rsidR="003C73D5" w:rsidRPr="00183F6E" w:rsidRDefault="003C73D5" w:rsidP="00BC6AE7">
      <w:pPr>
        <w:pStyle w:val="PR1"/>
        <w:rPr>
          <w:sz w:val="20"/>
        </w:rPr>
      </w:pPr>
      <w:r w:rsidRPr="00183F6E">
        <w:rPr>
          <w:sz w:val="20"/>
        </w:rPr>
        <w:t>The Contractor shall not allow or cause any of his work to be covered up or closed in until it has been inspected, tested, approved by all authorities have jurisdiction, and until Project Record drawings have been properly annotated.</w:t>
      </w:r>
    </w:p>
    <w:p w14:paraId="266E51AB" w14:textId="77777777" w:rsidR="003C73D5" w:rsidRPr="00183F6E" w:rsidRDefault="003C73D5" w:rsidP="00BC6AE7">
      <w:pPr>
        <w:pStyle w:val="PR1"/>
        <w:rPr>
          <w:sz w:val="20"/>
        </w:rPr>
      </w:pPr>
      <w:r w:rsidRPr="00183F6E">
        <w:rPr>
          <w:sz w:val="20"/>
        </w:rPr>
        <w:t>Should any of his work be covered up or closed in before such inspection, he shall, at his own expense, uncover the work to the satisfaction of the inspection party.  All related repair work cost shall be borne by the Contractor.</w:t>
      </w:r>
    </w:p>
    <w:p w14:paraId="713FE396" w14:textId="77777777" w:rsidR="003C73D5" w:rsidRPr="00183F6E" w:rsidRDefault="003C73D5" w:rsidP="00BC6AE7">
      <w:pPr>
        <w:pStyle w:val="ART"/>
        <w:rPr>
          <w:sz w:val="20"/>
        </w:rPr>
      </w:pPr>
      <w:r w:rsidRPr="00183F6E">
        <w:rPr>
          <w:sz w:val="20"/>
        </w:rPr>
        <w:t>RECORD DRAWINGS</w:t>
      </w:r>
    </w:p>
    <w:p w14:paraId="3B0AE2DC" w14:textId="77777777" w:rsidR="003C73D5" w:rsidRPr="00183F6E" w:rsidRDefault="003C73D5" w:rsidP="00BC6AE7">
      <w:pPr>
        <w:pStyle w:val="PR1"/>
        <w:rPr>
          <w:sz w:val="20"/>
        </w:rPr>
      </w:pPr>
      <w:r w:rsidRPr="00183F6E">
        <w:rPr>
          <w:sz w:val="20"/>
        </w:rPr>
        <w:t xml:space="preserve">Contractor </w:t>
      </w:r>
      <w:proofErr w:type="gramStart"/>
      <w:r w:rsidRPr="00183F6E">
        <w:rPr>
          <w:sz w:val="20"/>
        </w:rPr>
        <w:t>shall</w:t>
      </w:r>
      <w:proofErr w:type="gramEnd"/>
      <w:r w:rsidRPr="00183F6E">
        <w:rPr>
          <w:sz w:val="20"/>
        </w:rPr>
        <w:t xml:space="preserve"> provide and keep </w:t>
      </w:r>
      <w:proofErr w:type="gramStart"/>
      <w:r w:rsidRPr="00183F6E">
        <w:rPr>
          <w:sz w:val="20"/>
        </w:rPr>
        <w:t>up-to-date</w:t>
      </w:r>
      <w:proofErr w:type="gramEnd"/>
      <w:r w:rsidRPr="00183F6E">
        <w:rPr>
          <w:sz w:val="20"/>
        </w:rPr>
        <w:t xml:space="preserve"> a complete "as-built" record set of blueline prints which shall show every change from the original drawings and the exact "as-built" locations and sizes of the work provided under this Section of the specifications.  This set shall include locations, dimensions, depth of buried piping, clean</w:t>
      </w:r>
      <w:r w:rsidRPr="00183F6E">
        <w:rPr>
          <w:sz w:val="20"/>
        </w:rPr>
        <w:softHyphen/>
        <w:t xml:space="preserve">outs, shut-off valves, sewer invert locations, plugged wyes, tees, etc.  On completion of the work, the Contractor shall incorporate all as-built information on a set of reproducible tracings provided by the Architect and this set of </w:t>
      </w:r>
      <w:proofErr w:type="spellStart"/>
      <w:r w:rsidRPr="00183F6E">
        <w:rPr>
          <w:sz w:val="20"/>
        </w:rPr>
        <w:t>reproducibles</w:t>
      </w:r>
      <w:proofErr w:type="spellEnd"/>
      <w:r w:rsidRPr="00183F6E">
        <w:rPr>
          <w:sz w:val="20"/>
        </w:rPr>
        <w:t xml:space="preserve"> shall be delivered to the Architect.</w:t>
      </w:r>
    </w:p>
    <w:p w14:paraId="2BADE505" w14:textId="77777777" w:rsidR="003C73D5" w:rsidRPr="00183F6E" w:rsidRDefault="003C73D5" w:rsidP="00BC6AE7">
      <w:pPr>
        <w:pStyle w:val="ART"/>
        <w:rPr>
          <w:sz w:val="20"/>
        </w:rPr>
      </w:pPr>
      <w:r w:rsidRPr="00183F6E">
        <w:rPr>
          <w:sz w:val="20"/>
        </w:rPr>
        <w:lastRenderedPageBreak/>
        <w:t xml:space="preserve">GUARANTEES </w:t>
      </w:r>
    </w:p>
    <w:p w14:paraId="4937B527" w14:textId="77777777" w:rsidR="003C73D5" w:rsidRPr="00183F6E" w:rsidRDefault="003C73D5" w:rsidP="00BC6AE7">
      <w:pPr>
        <w:pStyle w:val="PR1"/>
        <w:rPr>
          <w:sz w:val="20"/>
        </w:rPr>
      </w:pPr>
      <w:r w:rsidRPr="00183F6E">
        <w:rPr>
          <w:sz w:val="20"/>
        </w:rPr>
        <w:t>Contractor shall guarantee the entire plumbing and piping systems unconditionally for a period of one (1) year after final acceptance.  If, during this period, any materials, equipment, or any part of the systems fail to function properly, the Contractor shall make good the defects promptly and without any expense to the Owner.</w:t>
      </w:r>
    </w:p>
    <w:p w14:paraId="792D65D1" w14:textId="77777777" w:rsidR="003C73D5" w:rsidRPr="00183F6E" w:rsidRDefault="003C73D5" w:rsidP="00BC6AE7">
      <w:pPr>
        <w:pStyle w:val="PR1"/>
        <w:rPr>
          <w:sz w:val="20"/>
        </w:rPr>
      </w:pPr>
      <w:r w:rsidRPr="00183F6E">
        <w:rPr>
          <w:sz w:val="20"/>
        </w:rPr>
        <w:t>Contractor shall be responsible for all damage to any part of the premises caused by leaks in pipelines or equipment furnished and installed under this Section for a period of one (1) year after date of acceptance of his work.</w:t>
      </w:r>
    </w:p>
    <w:p w14:paraId="5DA7FC29" w14:textId="77777777" w:rsidR="003C73D5" w:rsidRPr="00183F6E" w:rsidRDefault="003C73D5" w:rsidP="00BC6AE7">
      <w:pPr>
        <w:pStyle w:val="PR1"/>
        <w:rPr>
          <w:sz w:val="20"/>
        </w:rPr>
      </w:pPr>
      <w:r w:rsidRPr="00183F6E">
        <w:rPr>
          <w:sz w:val="20"/>
        </w:rPr>
        <w:t>All equipment and fixtures shall carry manufacturer's warranty against defective parts or poor workmanship for not less than one (1) year.  See specific equipment specifications for extended warranty requirements.</w:t>
      </w:r>
    </w:p>
    <w:p w14:paraId="108186D7" w14:textId="77777777" w:rsidR="00CF1032" w:rsidRPr="00183F6E" w:rsidRDefault="00CF1032" w:rsidP="003C73D5">
      <w:pPr>
        <w:pStyle w:val="PRT"/>
        <w:spacing w:after="100" w:afterAutospacing="1"/>
        <w:rPr>
          <w:rFonts w:ascii="Arial" w:hAnsi="Arial" w:cs="Arial"/>
          <w:sz w:val="20"/>
        </w:rPr>
      </w:pPr>
      <w:r w:rsidRPr="00183F6E">
        <w:rPr>
          <w:rFonts w:ascii="Arial" w:hAnsi="Arial" w:cs="Arial"/>
          <w:sz w:val="20"/>
        </w:rPr>
        <w:t>PRODUCTS</w:t>
      </w:r>
    </w:p>
    <w:p w14:paraId="541EA6B1" w14:textId="77777777" w:rsidR="00CF1032" w:rsidRPr="00183F6E" w:rsidRDefault="00CF1032" w:rsidP="00BC6AE7">
      <w:pPr>
        <w:pStyle w:val="ART"/>
        <w:rPr>
          <w:sz w:val="20"/>
        </w:rPr>
      </w:pPr>
      <w:r w:rsidRPr="00183F6E">
        <w:rPr>
          <w:sz w:val="20"/>
        </w:rPr>
        <w:t>GENERAL REQUIREMENTS FOR VALVES</w:t>
      </w:r>
    </w:p>
    <w:p w14:paraId="36EDC42B" w14:textId="77777777" w:rsidR="00CF1032" w:rsidRPr="00183F6E" w:rsidRDefault="00CF1032">
      <w:pPr>
        <w:pStyle w:val="CMT"/>
        <w:rPr>
          <w:rFonts w:ascii="Arial" w:hAnsi="Arial" w:cs="Arial"/>
          <w:sz w:val="20"/>
        </w:rPr>
      </w:pPr>
      <w:r w:rsidRPr="00183F6E">
        <w:rPr>
          <w:rFonts w:ascii="Arial" w:hAnsi="Arial" w:cs="Arial"/>
          <w:sz w:val="20"/>
        </w:rPr>
        <w:t>Plumbing valve applications specified in this Section are limited to NPS 12 (DN 300).  Many valves specified are available in larger sizes.</w:t>
      </w:r>
    </w:p>
    <w:p w14:paraId="5A8B86BA" w14:textId="77777777" w:rsidR="00CF1032" w:rsidRPr="00183F6E" w:rsidRDefault="00CF1032" w:rsidP="00BC6AE7">
      <w:pPr>
        <w:pStyle w:val="PR1"/>
        <w:rPr>
          <w:sz w:val="20"/>
        </w:rPr>
      </w:pPr>
      <w:r w:rsidRPr="00183F6E">
        <w:rPr>
          <w:sz w:val="20"/>
        </w:rPr>
        <w:t>Refer to valve schedule articles for applications of valves.</w:t>
      </w:r>
    </w:p>
    <w:p w14:paraId="35BC76FF" w14:textId="77777777" w:rsidR="003C73D5" w:rsidRPr="00183F6E" w:rsidRDefault="003C73D5" w:rsidP="00BC6AE7">
      <w:pPr>
        <w:pStyle w:val="PR1"/>
        <w:rPr>
          <w:sz w:val="20"/>
        </w:rPr>
      </w:pPr>
      <w:r w:rsidRPr="00183F6E">
        <w:rPr>
          <w:sz w:val="20"/>
        </w:rPr>
        <w:t xml:space="preserve">Piping systems shall be supplied with valves arranged </w:t>
      </w:r>
      <w:proofErr w:type="gramStart"/>
      <w:r w:rsidRPr="00183F6E">
        <w:rPr>
          <w:sz w:val="20"/>
        </w:rPr>
        <w:t>so as to</w:t>
      </w:r>
      <w:proofErr w:type="gramEnd"/>
      <w:r w:rsidRPr="00183F6E">
        <w:rPr>
          <w:sz w:val="20"/>
        </w:rPr>
        <w:t xml:space="preserve"> give complete and regulating control of each building and piping systems throughout the </w:t>
      </w:r>
      <w:proofErr w:type="gramStart"/>
      <w:r w:rsidRPr="00183F6E">
        <w:rPr>
          <w:sz w:val="20"/>
        </w:rPr>
        <w:t>building, and</w:t>
      </w:r>
      <w:proofErr w:type="gramEnd"/>
      <w:r w:rsidRPr="00183F6E">
        <w:rPr>
          <w:sz w:val="20"/>
        </w:rPr>
        <w:t xml:space="preserve"> located so all parts are easily accessible and maintained.</w:t>
      </w:r>
    </w:p>
    <w:p w14:paraId="1A2DDDEB" w14:textId="77777777" w:rsidR="003C73D5" w:rsidRPr="00183F6E" w:rsidRDefault="003C73D5" w:rsidP="00BC6AE7">
      <w:pPr>
        <w:pStyle w:val="PR21"/>
        <w:rPr>
          <w:sz w:val="20"/>
        </w:rPr>
      </w:pPr>
      <w:r w:rsidRPr="00183F6E">
        <w:rPr>
          <w:sz w:val="20"/>
        </w:rPr>
        <w:t>Valve Design: Rising stem or outside screw and yoke stems.  Non-rising stem valves may be used where space conditions prevent full extension of rising stems.</w:t>
      </w:r>
    </w:p>
    <w:p w14:paraId="6CA74C92" w14:textId="77777777" w:rsidR="003C73D5" w:rsidRPr="00183F6E" w:rsidRDefault="003C73D5" w:rsidP="00BC6AE7">
      <w:pPr>
        <w:pStyle w:val="PR2"/>
        <w:rPr>
          <w:sz w:val="20"/>
        </w:rPr>
      </w:pPr>
      <w:r w:rsidRPr="00183F6E">
        <w:rPr>
          <w:sz w:val="20"/>
        </w:rPr>
        <w:t>Sizes</w:t>
      </w:r>
      <w:proofErr w:type="gramStart"/>
      <w:r w:rsidRPr="00183F6E">
        <w:rPr>
          <w:sz w:val="20"/>
        </w:rPr>
        <w:t>:  Same</w:t>
      </w:r>
      <w:proofErr w:type="gramEnd"/>
      <w:r w:rsidRPr="00183F6E">
        <w:rPr>
          <w:sz w:val="20"/>
        </w:rPr>
        <w:t xml:space="preserve"> size as upstream pipe, unless otherwise indicated.</w:t>
      </w:r>
    </w:p>
    <w:p w14:paraId="693172D3" w14:textId="77777777" w:rsidR="003C73D5" w:rsidRPr="00183F6E" w:rsidRDefault="003C73D5" w:rsidP="00BC6AE7">
      <w:pPr>
        <w:pStyle w:val="PR2"/>
        <w:rPr>
          <w:spacing w:val="-2"/>
          <w:sz w:val="20"/>
        </w:rPr>
      </w:pPr>
      <w:r w:rsidRPr="00183F6E">
        <w:rPr>
          <w:spacing w:val="-2"/>
          <w:sz w:val="20"/>
        </w:rPr>
        <w:t xml:space="preserve">Extended stems: Where piping insulation is indicated or specified, </w:t>
      </w:r>
      <w:r w:rsidRPr="00183F6E">
        <w:rPr>
          <w:sz w:val="20"/>
        </w:rPr>
        <w:t>valves shall be equipped with 2” extended handles of non-thermal conductive material.  Also provide a protective sleeve that allows operation of the valve without breaking the vapor seal or disturbing the insulation.  Supply with memory stops, which are fully adjustable after insulation is applied.</w:t>
      </w:r>
    </w:p>
    <w:p w14:paraId="290EF72C" w14:textId="77777777" w:rsidR="003C73D5" w:rsidRPr="00183F6E" w:rsidRDefault="003C73D5" w:rsidP="00BC6AE7">
      <w:pPr>
        <w:pStyle w:val="PR2"/>
        <w:rPr>
          <w:sz w:val="20"/>
        </w:rPr>
      </w:pPr>
      <w:r w:rsidRPr="00183F6E">
        <w:rPr>
          <w:sz w:val="20"/>
        </w:rPr>
        <w:t>End Connection: 2 inch and under shall be threaded, 2-1/2 inches and larger shall be flanged or full lug style.</w:t>
      </w:r>
    </w:p>
    <w:p w14:paraId="3E2D29C0" w14:textId="77777777" w:rsidR="003C73D5" w:rsidRPr="00183F6E" w:rsidRDefault="003C73D5" w:rsidP="003C73D5">
      <w:pPr>
        <w:pStyle w:val="PR1"/>
        <w:rPr>
          <w:rFonts w:ascii="Arial" w:hAnsi="Arial" w:cs="Arial"/>
          <w:spacing w:val="-2"/>
          <w:sz w:val="20"/>
        </w:rPr>
      </w:pPr>
      <w:r w:rsidRPr="00183F6E">
        <w:rPr>
          <w:sz w:val="20"/>
        </w:rPr>
        <w:t xml:space="preserve">Valves for </w:t>
      </w:r>
      <w:r w:rsidRPr="00183F6E">
        <w:rPr>
          <w:rFonts w:ascii="Arial" w:hAnsi="Arial" w:cs="Arial"/>
          <w:sz w:val="20"/>
          <w:u w:val="single"/>
        </w:rPr>
        <w:t>Potable</w:t>
      </w:r>
      <w:r w:rsidRPr="00183F6E">
        <w:rPr>
          <w:sz w:val="20"/>
        </w:rPr>
        <w:t xml:space="preserve"> </w:t>
      </w:r>
      <w:r w:rsidRPr="00183F6E">
        <w:rPr>
          <w:rFonts w:ascii="Arial" w:hAnsi="Arial" w:cs="Arial"/>
          <w:sz w:val="20"/>
          <w:u w:val="single"/>
        </w:rPr>
        <w:t>Water</w:t>
      </w:r>
      <w:r w:rsidRPr="00183F6E">
        <w:rPr>
          <w:sz w:val="20"/>
        </w:rPr>
        <w:t xml:space="preserve"> must comply with California Lead Free Law, effective January 1, 2010.</w:t>
      </w:r>
    </w:p>
    <w:p w14:paraId="65A791A0" w14:textId="77777777" w:rsidR="003C73D5" w:rsidRPr="00183F6E" w:rsidRDefault="003C73D5" w:rsidP="003C73D5">
      <w:pPr>
        <w:pStyle w:val="PR2"/>
        <w:spacing w:before="240"/>
        <w:rPr>
          <w:rStyle w:val="Emphasis"/>
          <w:rFonts w:ascii="Arial" w:hAnsi="Arial" w:cs="Arial"/>
          <w:i w:val="0"/>
          <w:iCs w:val="0"/>
          <w:spacing w:val="-2"/>
          <w:sz w:val="20"/>
        </w:rPr>
      </w:pPr>
      <w:r w:rsidRPr="00183F6E">
        <w:rPr>
          <w:rStyle w:val="Emphasis"/>
          <w:rFonts w:ascii="Arial" w:hAnsi="Arial" w:cs="Arial"/>
          <w:i w:val="0"/>
          <w:sz w:val="20"/>
        </w:rPr>
        <w:t>“Lead Free” refers to the wetted surface of pipe, fittings and fixtures in potable water systems that have a weighted average lead content ≤ 0.25%.</w:t>
      </w:r>
      <w:r w:rsidRPr="00183F6E">
        <w:rPr>
          <w:rFonts w:ascii="Arial" w:hAnsi="Arial" w:cs="Arial"/>
          <w:i/>
          <w:sz w:val="20"/>
        </w:rPr>
        <w:t xml:space="preserve"> </w:t>
      </w:r>
      <w:r w:rsidRPr="00183F6E">
        <w:rPr>
          <w:rStyle w:val="Emphasis"/>
          <w:rFonts w:ascii="Arial" w:hAnsi="Arial" w:cs="Arial"/>
          <w:i w:val="0"/>
          <w:sz w:val="20"/>
        </w:rPr>
        <w:t>Source: California Health &amp; Safety Code (116875).</w:t>
      </w:r>
    </w:p>
    <w:p w14:paraId="688A9006" w14:textId="77777777" w:rsidR="003C73D5" w:rsidRPr="00183F6E" w:rsidRDefault="003C73D5" w:rsidP="003C73D5">
      <w:pPr>
        <w:pStyle w:val="PR2"/>
        <w:rPr>
          <w:rStyle w:val="Emphasis"/>
          <w:rFonts w:ascii="Arial" w:hAnsi="Arial" w:cs="Arial"/>
          <w:i w:val="0"/>
          <w:iCs w:val="0"/>
          <w:spacing w:val="-2"/>
          <w:sz w:val="20"/>
        </w:rPr>
      </w:pPr>
      <w:r w:rsidRPr="00183F6E">
        <w:rPr>
          <w:rStyle w:val="Emphasis"/>
          <w:rFonts w:ascii="Arial" w:hAnsi="Arial" w:cs="Arial"/>
          <w:i w:val="0"/>
          <w:sz w:val="20"/>
        </w:rPr>
        <w:t>All valves must be 3</w:t>
      </w:r>
      <w:r w:rsidRPr="00183F6E">
        <w:rPr>
          <w:rStyle w:val="Emphasis"/>
          <w:rFonts w:ascii="Arial" w:hAnsi="Arial" w:cs="Arial"/>
          <w:i w:val="0"/>
          <w:sz w:val="20"/>
          <w:vertAlign w:val="superscript"/>
        </w:rPr>
        <w:t>rd</w:t>
      </w:r>
      <w:r w:rsidRPr="00183F6E">
        <w:rPr>
          <w:rStyle w:val="Emphasis"/>
          <w:rFonts w:ascii="Arial" w:hAnsi="Arial" w:cs="Arial"/>
          <w:i w:val="0"/>
          <w:sz w:val="20"/>
        </w:rPr>
        <w:t xml:space="preserve"> party certified.</w:t>
      </w:r>
    </w:p>
    <w:p w14:paraId="26C41B69" w14:textId="77777777" w:rsidR="003C73D5" w:rsidRPr="00183F6E" w:rsidRDefault="003C73D5" w:rsidP="003C73D5">
      <w:pPr>
        <w:pStyle w:val="PR2"/>
        <w:rPr>
          <w:rFonts w:ascii="Arial" w:hAnsi="Arial" w:cs="Arial"/>
          <w:spacing w:val="-2"/>
          <w:sz w:val="20"/>
        </w:rPr>
      </w:pPr>
      <w:r w:rsidRPr="00183F6E">
        <w:rPr>
          <w:rStyle w:val="Emphasis"/>
          <w:rFonts w:ascii="Arial" w:hAnsi="Arial" w:cs="Arial"/>
          <w:i w:val="0"/>
          <w:sz w:val="20"/>
        </w:rPr>
        <w:t>Bronze valves shall be made with dezincification-resistant material.</w:t>
      </w:r>
    </w:p>
    <w:p w14:paraId="4C5C4DD5" w14:textId="77777777" w:rsidR="003C73D5" w:rsidRPr="00183F6E" w:rsidRDefault="003C73D5" w:rsidP="00BC6AE7">
      <w:pPr>
        <w:pStyle w:val="PR1"/>
        <w:rPr>
          <w:sz w:val="20"/>
        </w:rPr>
      </w:pPr>
      <w:r w:rsidRPr="00183F6E">
        <w:rPr>
          <w:sz w:val="20"/>
        </w:rPr>
        <w:t>Where possible, valves of one manufacturer shall be used.</w:t>
      </w:r>
    </w:p>
    <w:p w14:paraId="0C22B12F" w14:textId="77777777" w:rsidR="003C73D5" w:rsidRPr="00183F6E" w:rsidRDefault="003C73D5" w:rsidP="00BC6AE7">
      <w:pPr>
        <w:pStyle w:val="PR1"/>
        <w:rPr>
          <w:sz w:val="20"/>
        </w:rPr>
      </w:pPr>
      <w:r w:rsidRPr="00183F6E">
        <w:rPr>
          <w:sz w:val="20"/>
        </w:rPr>
        <w:t>Provide Class 150 valves meeting the valve specifications where Class 125 valves are specified but are not available.</w:t>
      </w:r>
    </w:p>
    <w:p w14:paraId="29F41285" w14:textId="77777777" w:rsidR="00CF1032" w:rsidRPr="00183F6E" w:rsidRDefault="00247D06" w:rsidP="006F7867">
      <w:pPr>
        <w:pStyle w:val="PR1"/>
        <w:spacing w:before="120" w:after="100" w:afterAutospacing="1"/>
        <w:rPr>
          <w:rFonts w:ascii="Arial" w:hAnsi="Arial" w:cs="Arial"/>
          <w:sz w:val="20"/>
        </w:rPr>
      </w:pPr>
      <w:r w:rsidRPr="00183F6E">
        <w:rPr>
          <w:rFonts w:ascii="Arial" w:hAnsi="Arial" w:cs="Arial"/>
          <w:sz w:val="20"/>
        </w:rPr>
        <w:lastRenderedPageBreak/>
        <w:t xml:space="preserve">Bronze valves shall be made with dezincification-resistant materials, (Bronze ASTM B62, B61, or B584 </w:t>
      </w:r>
      <w:r w:rsidR="005F770F" w:rsidRPr="00183F6E">
        <w:rPr>
          <w:rFonts w:ascii="Arial" w:hAnsi="Arial" w:cs="Arial"/>
          <w:sz w:val="20"/>
        </w:rPr>
        <w:t>Alloy C87850</w:t>
      </w:r>
      <w:r w:rsidRPr="00183F6E">
        <w:rPr>
          <w:rFonts w:ascii="Arial" w:hAnsi="Arial" w:cs="Arial"/>
          <w:sz w:val="20"/>
        </w:rPr>
        <w:t xml:space="preserve">).  This includes body, ball, stem and / or trim. </w:t>
      </w:r>
    </w:p>
    <w:p w14:paraId="137745DF" w14:textId="77777777" w:rsidR="00CF1032" w:rsidRPr="00183F6E" w:rsidRDefault="00CF1032" w:rsidP="006F7867">
      <w:pPr>
        <w:pStyle w:val="PR1"/>
        <w:spacing w:before="0"/>
        <w:rPr>
          <w:rFonts w:ascii="Arial" w:hAnsi="Arial" w:cs="Arial"/>
          <w:sz w:val="20"/>
        </w:rPr>
      </w:pPr>
      <w:r w:rsidRPr="00183F6E">
        <w:rPr>
          <w:rFonts w:ascii="Arial" w:hAnsi="Arial" w:cs="Arial"/>
          <w:sz w:val="20"/>
        </w:rPr>
        <w:t>Bronze Valves</w:t>
      </w:r>
      <w:proofErr w:type="gramStart"/>
      <w:r w:rsidRPr="00183F6E">
        <w:rPr>
          <w:rFonts w:ascii="Arial" w:hAnsi="Arial" w:cs="Arial"/>
          <w:sz w:val="20"/>
        </w:rPr>
        <w:t xml:space="preserve">:  </w:t>
      </w:r>
      <w:r w:rsidRPr="00183F6E">
        <w:rPr>
          <w:rStyle w:val="IP"/>
          <w:rFonts w:ascii="Arial" w:hAnsi="Arial" w:cs="Arial"/>
          <w:color w:val="auto"/>
          <w:sz w:val="20"/>
        </w:rPr>
        <w:t>NPS</w:t>
      </w:r>
      <w:proofErr w:type="gramEnd"/>
      <w:r w:rsidRPr="00183F6E">
        <w:rPr>
          <w:rStyle w:val="IP"/>
          <w:rFonts w:ascii="Arial" w:hAnsi="Arial" w:cs="Arial"/>
          <w:color w:val="auto"/>
          <w:sz w:val="20"/>
        </w:rPr>
        <w:t> 2</w:t>
      </w:r>
      <w:r w:rsidRPr="00183F6E">
        <w:rPr>
          <w:rStyle w:val="SI"/>
          <w:rFonts w:ascii="Arial" w:hAnsi="Arial" w:cs="Arial"/>
          <w:color w:val="auto"/>
          <w:sz w:val="20"/>
        </w:rPr>
        <w:t xml:space="preserve"> </w:t>
      </w:r>
      <w:r w:rsidRPr="00183F6E">
        <w:rPr>
          <w:rFonts w:ascii="Arial" w:hAnsi="Arial" w:cs="Arial"/>
          <w:sz w:val="20"/>
        </w:rPr>
        <w:t>and smaller with threaded ends, unless otherwise indicated.</w:t>
      </w:r>
    </w:p>
    <w:p w14:paraId="61C02F69" w14:textId="77777777" w:rsidR="00CF1032" w:rsidRPr="00183F6E" w:rsidRDefault="00CF1032">
      <w:pPr>
        <w:pStyle w:val="PR1"/>
        <w:rPr>
          <w:sz w:val="20"/>
        </w:rPr>
      </w:pPr>
      <w:r w:rsidRPr="00183F6E">
        <w:rPr>
          <w:sz w:val="20"/>
        </w:rPr>
        <w:t>Ferrous Valves</w:t>
      </w:r>
      <w:proofErr w:type="gramStart"/>
      <w:r w:rsidRPr="00183F6E">
        <w:rPr>
          <w:sz w:val="20"/>
        </w:rPr>
        <w:t xml:space="preserve">:  </w:t>
      </w:r>
      <w:r w:rsidRPr="00183F6E">
        <w:rPr>
          <w:rStyle w:val="IP"/>
          <w:rFonts w:ascii="Arial" w:hAnsi="Arial" w:cs="Arial"/>
          <w:color w:val="auto"/>
          <w:sz w:val="20"/>
        </w:rPr>
        <w:t>NPS</w:t>
      </w:r>
      <w:proofErr w:type="gramEnd"/>
      <w:r w:rsidRPr="00183F6E">
        <w:rPr>
          <w:rStyle w:val="IP"/>
          <w:rFonts w:ascii="Arial" w:hAnsi="Arial" w:cs="Arial"/>
          <w:color w:val="auto"/>
          <w:sz w:val="20"/>
        </w:rPr>
        <w:t> 2-1/2</w:t>
      </w:r>
      <w:r w:rsidRPr="00183F6E">
        <w:rPr>
          <w:rStyle w:val="SI"/>
          <w:rFonts w:ascii="Arial" w:hAnsi="Arial" w:cs="Arial"/>
          <w:color w:val="auto"/>
          <w:sz w:val="20"/>
        </w:rPr>
        <w:t xml:space="preserve"> </w:t>
      </w:r>
      <w:r w:rsidRPr="00183F6E">
        <w:rPr>
          <w:sz w:val="20"/>
        </w:rPr>
        <w:t>and larger with flanged ends, unless otherwise indicated.</w:t>
      </w:r>
    </w:p>
    <w:p w14:paraId="24E7C037" w14:textId="77777777" w:rsidR="00CF1032" w:rsidRPr="00183F6E" w:rsidRDefault="00CF1032">
      <w:pPr>
        <w:pStyle w:val="CMT"/>
        <w:rPr>
          <w:rFonts w:ascii="Arial" w:hAnsi="Arial" w:cs="Arial"/>
          <w:sz w:val="20"/>
        </w:rPr>
      </w:pPr>
      <w:r w:rsidRPr="00183F6E">
        <w:rPr>
          <w:rFonts w:ascii="Arial" w:hAnsi="Arial" w:cs="Arial"/>
          <w:sz w:val="20"/>
        </w:rPr>
        <w:t>Caution:  Revise pressure ratings and insert temperature ratings in valve articles if valves with higher ratings are required.  Valves larger than NPS 12 (DN 300) typically have a lower pressure rating than smaller valves.  Verify pressure requirements for large valves.</w:t>
      </w:r>
    </w:p>
    <w:p w14:paraId="69C5B520" w14:textId="77777777" w:rsidR="00CF1032" w:rsidRPr="00183F6E" w:rsidRDefault="00CF1032" w:rsidP="00BC6AE7">
      <w:pPr>
        <w:pStyle w:val="PR1"/>
        <w:rPr>
          <w:sz w:val="20"/>
        </w:rPr>
      </w:pPr>
      <w:r w:rsidRPr="00183F6E">
        <w:rPr>
          <w:sz w:val="20"/>
        </w:rPr>
        <w:t>Valve Pressure and Temperature Ratings</w:t>
      </w:r>
      <w:proofErr w:type="gramStart"/>
      <w:r w:rsidRPr="00183F6E">
        <w:rPr>
          <w:sz w:val="20"/>
        </w:rPr>
        <w:t>:  Not</w:t>
      </w:r>
      <w:proofErr w:type="gramEnd"/>
      <w:r w:rsidRPr="00183F6E">
        <w:rPr>
          <w:sz w:val="20"/>
        </w:rPr>
        <w:t xml:space="preserve"> less than indicated and as required for system pressures and temperatures.</w:t>
      </w:r>
    </w:p>
    <w:p w14:paraId="60C280D6" w14:textId="77777777" w:rsidR="00CF1032" w:rsidRPr="00183F6E" w:rsidRDefault="00CF1032" w:rsidP="00BC6AE7">
      <w:pPr>
        <w:pStyle w:val="PR1"/>
        <w:rPr>
          <w:sz w:val="20"/>
        </w:rPr>
      </w:pPr>
      <w:r w:rsidRPr="00183F6E">
        <w:rPr>
          <w:sz w:val="20"/>
        </w:rPr>
        <w:t>Valve Sizes</w:t>
      </w:r>
      <w:proofErr w:type="gramStart"/>
      <w:r w:rsidRPr="00183F6E">
        <w:rPr>
          <w:sz w:val="20"/>
        </w:rPr>
        <w:t>:  Same</w:t>
      </w:r>
      <w:proofErr w:type="gramEnd"/>
      <w:r w:rsidRPr="00183F6E">
        <w:rPr>
          <w:sz w:val="20"/>
        </w:rPr>
        <w:t xml:space="preserve"> as upstream piping unless otherwise indicated.</w:t>
      </w:r>
    </w:p>
    <w:p w14:paraId="20D58762" w14:textId="77777777" w:rsidR="00CF1032" w:rsidRPr="00183F6E" w:rsidRDefault="00CF1032" w:rsidP="00BC6AE7">
      <w:pPr>
        <w:pStyle w:val="PR1"/>
        <w:rPr>
          <w:sz w:val="20"/>
        </w:rPr>
      </w:pPr>
      <w:r w:rsidRPr="00183F6E">
        <w:rPr>
          <w:sz w:val="20"/>
        </w:rPr>
        <w:t>Valve Actuator Types:</w:t>
      </w:r>
    </w:p>
    <w:p w14:paraId="3AB774D2" w14:textId="77777777" w:rsidR="00CF1032" w:rsidRPr="00183F6E" w:rsidRDefault="00CF1032" w:rsidP="00BC6AE7">
      <w:pPr>
        <w:pStyle w:val="PR2"/>
        <w:rPr>
          <w:sz w:val="20"/>
        </w:rPr>
      </w:pPr>
      <w:r w:rsidRPr="00183F6E">
        <w:rPr>
          <w:sz w:val="20"/>
        </w:rPr>
        <w:t>Hand</w:t>
      </w:r>
      <w:r w:rsidR="00571B81" w:rsidRPr="00183F6E">
        <w:rPr>
          <w:sz w:val="20"/>
        </w:rPr>
        <w:t>-</w:t>
      </w:r>
      <w:r w:rsidRPr="00183F6E">
        <w:rPr>
          <w:sz w:val="20"/>
        </w:rPr>
        <w:t>wheel</w:t>
      </w:r>
      <w:proofErr w:type="gramStart"/>
      <w:r w:rsidRPr="00183F6E">
        <w:rPr>
          <w:sz w:val="20"/>
        </w:rPr>
        <w:t>:  For</w:t>
      </w:r>
      <w:proofErr w:type="gramEnd"/>
      <w:r w:rsidRPr="00183F6E">
        <w:rPr>
          <w:sz w:val="20"/>
        </w:rPr>
        <w:t xml:space="preserve"> valves other than quarter-turn types.</w:t>
      </w:r>
    </w:p>
    <w:p w14:paraId="2B097B4D" w14:textId="77777777" w:rsidR="00CF1032" w:rsidRPr="00183F6E" w:rsidRDefault="00CF1032" w:rsidP="00BC6AE7">
      <w:pPr>
        <w:pStyle w:val="PR2"/>
        <w:rPr>
          <w:sz w:val="20"/>
        </w:rPr>
      </w:pPr>
      <w:r w:rsidRPr="00183F6E">
        <w:rPr>
          <w:sz w:val="20"/>
        </w:rPr>
        <w:t>Hand</w:t>
      </w:r>
      <w:r w:rsidR="00571B81" w:rsidRPr="00183F6E">
        <w:rPr>
          <w:sz w:val="20"/>
        </w:rPr>
        <w:t>-</w:t>
      </w:r>
      <w:r w:rsidRPr="00183F6E">
        <w:rPr>
          <w:sz w:val="20"/>
        </w:rPr>
        <w:t>lever</w:t>
      </w:r>
      <w:proofErr w:type="gramStart"/>
      <w:r w:rsidRPr="00183F6E">
        <w:rPr>
          <w:sz w:val="20"/>
        </w:rPr>
        <w:t>:  For</w:t>
      </w:r>
      <w:proofErr w:type="gramEnd"/>
      <w:r w:rsidRPr="00183F6E">
        <w:rPr>
          <w:sz w:val="20"/>
        </w:rPr>
        <w:t xml:space="preserve"> quarter-turn valves </w:t>
      </w:r>
      <w:r w:rsidRPr="00183F6E">
        <w:rPr>
          <w:rStyle w:val="IP"/>
          <w:rFonts w:ascii="Arial" w:hAnsi="Arial" w:cs="Arial"/>
          <w:color w:val="auto"/>
          <w:sz w:val="20"/>
        </w:rPr>
        <w:t>NPS 6</w:t>
      </w:r>
      <w:r w:rsidRPr="00183F6E">
        <w:rPr>
          <w:rStyle w:val="SI"/>
          <w:rFonts w:ascii="Arial" w:hAnsi="Arial" w:cs="Arial"/>
          <w:color w:val="auto"/>
          <w:sz w:val="20"/>
        </w:rPr>
        <w:t xml:space="preserve"> </w:t>
      </w:r>
      <w:r w:rsidRPr="00183F6E">
        <w:rPr>
          <w:sz w:val="20"/>
        </w:rPr>
        <w:t>and smaller.</w:t>
      </w:r>
    </w:p>
    <w:p w14:paraId="25CBF8BD" w14:textId="77777777" w:rsidR="00CF1032" w:rsidRPr="00183F6E" w:rsidRDefault="00CF1032" w:rsidP="00BC6AE7">
      <w:pPr>
        <w:pStyle w:val="PR1"/>
        <w:rPr>
          <w:sz w:val="20"/>
        </w:rPr>
      </w:pPr>
      <w:r w:rsidRPr="00183F6E">
        <w:rPr>
          <w:sz w:val="20"/>
        </w:rPr>
        <w:t>Valves in Insulated Piping</w:t>
      </w:r>
      <w:proofErr w:type="gramStart"/>
      <w:r w:rsidRPr="00183F6E">
        <w:rPr>
          <w:sz w:val="20"/>
        </w:rPr>
        <w:t>:  With</w:t>
      </w:r>
      <w:proofErr w:type="gramEnd"/>
      <w:r w:rsidRPr="00183F6E">
        <w:rPr>
          <w:sz w:val="20"/>
        </w:rPr>
        <w:t xml:space="preserve"> </w:t>
      </w:r>
      <w:r w:rsidRPr="00183F6E">
        <w:rPr>
          <w:rStyle w:val="IP"/>
          <w:color w:val="auto"/>
          <w:sz w:val="20"/>
        </w:rPr>
        <w:t>2-inch</w:t>
      </w:r>
      <w:r w:rsidRPr="00183F6E">
        <w:rPr>
          <w:rStyle w:val="SI"/>
          <w:color w:val="auto"/>
          <w:sz w:val="20"/>
        </w:rPr>
        <w:t xml:space="preserve"> </w:t>
      </w:r>
      <w:r w:rsidRPr="00183F6E">
        <w:rPr>
          <w:sz w:val="20"/>
        </w:rPr>
        <w:t>stem extensions and the following features:</w:t>
      </w:r>
    </w:p>
    <w:p w14:paraId="1D12343E" w14:textId="77777777" w:rsidR="00CF1032" w:rsidRPr="00183F6E" w:rsidRDefault="00CF1032" w:rsidP="00BC6AE7">
      <w:pPr>
        <w:pStyle w:val="PR2"/>
        <w:rPr>
          <w:sz w:val="20"/>
        </w:rPr>
      </w:pPr>
      <w:r w:rsidRPr="00183F6E">
        <w:rPr>
          <w:sz w:val="20"/>
        </w:rPr>
        <w:t>Ball Valves</w:t>
      </w:r>
      <w:proofErr w:type="gramStart"/>
      <w:r w:rsidRPr="00183F6E">
        <w:rPr>
          <w:sz w:val="20"/>
        </w:rPr>
        <w:t>:  With</w:t>
      </w:r>
      <w:proofErr w:type="gramEnd"/>
      <w:r w:rsidRPr="00183F6E">
        <w:rPr>
          <w:sz w:val="20"/>
        </w:rPr>
        <w:t xml:space="preserve"> extended operating handle of non-thermal-conductive material, and protective sleeve that allows operation of valve without breaking the vapor seal or disturbing insulation and memory stops that are fully adjustable after insulation is applied.</w:t>
      </w:r>
    </w:p>
    <w:p w14:paraId="5E6AF03C" w14:textId="77777777" w:rsidR="00CF1032" w:rsidRPr="00183F6E" w:rsidRDefault="00CF1032" w:rsidP="00BC6AE7">
      <w:pPr>
        <w:pStyle w:val="PR31"/>
        <w:rPr>
          <w:sz w:val="20"/>
        </w:rPr>
      </w:pPr>
      <w:r w:rsidRPr="00183F6E">
        <w:rPr>
          <w:sz w:val="20"/>
        </w:rPr>
        <w:t>Basis-of-Design Product</w:t>
      </w:r>
      <w:proofErr w:type="gramStart"/>
      <w:r w:rsidRPr="00183F6E">
        <w:rPr>
          <w:sz w:val="20"/>
        </w:rPr>
        <w:t>:  Subject</w:t>
      </w:r>
      <w:proofErr w:type="gramEnd"/>
      <w:r w:rsidRPr="00183F6E">
        <w:rPr>
          <w:sz w:val="20"/>
        </w:rPr>
        <w:t xml:space="preserve"> to compliance with requirements, provide NIBCO Nib-seal handle extension or comparable product by one of the following:</w:t>
      </w:r>
    </w:p>
    <w:p w14:paraId="478F131A" w14:textId="77777777" w:rsidR="003C73D5" w:rsidRPr="00183F6E" w:rsidRDefault="003C73D5" w:rsidP="00BC6AE7">
      <w:pPr>
        <w:pStyle w:val="PR3"/>
        <w:rPr>
          <w:sz w:val="20"/>
        </w:rPr>
      </w:pPr>
      <w:r w:rsidRPr="00183F6E">
        <w:rPr>
          <w:sz w:val="20"/>
        </w:rPr>
        <w:t>General valves</w:t>
      </w:r>
      <w:r w:rsidR="00B5128E" w:rsidRPr="00183F6E">
        <w:rPr>
          <w:sz w:val="20"/>
        </w:rPr>
        <w:t>:</w:t>
      </w:r>
    </w:p>
    <w:p w14:paraId="56DC9619" w14:textId="77777777" w:rsidR="003C73D5" w:rsidRPr="00183F6E" w:rsidRDefault="003C73D5" w:rsidP="00BC6AE7">
      <w:pPr>
        <w:pStyle w:val="PR41"/>
        <w:rPr>
          <w:sz w:val="20"/>
        </w:rPr>
      </w:pPr>
      <w:r w:rsidRPr="00183F6E">
        <w:rPr>
          <w:sz w:val="20"/>
        </w:rPr>
        <w:t>NIBCO</w:t>
      </w:r>
    </w:p>
    <w:p w14:paraId="67772C20" w14:textId="77777777" w:rsidR="003C73D5" w:rsidRPr="00183F6E" w:rsidRDefault="003C73D5" w:rsidP="00BC6AE7">
      <w:pPr>
        <w:pStyle w:val="PR4"/>
        <w:rPr>
          <w:sz w:val="20"/>
        </w:rPr>
      </w:pPr>
      <w:r w:rsidRPr="00183F6E">
        <w:rPr>
          <w:sz w:val="20"/>
        </w:rPr>
        <w:t>Hammond</w:t>
      </w:r>
    </w:p>
    <w:p w14:paraId="61E4A8CE" w14:textId="77777777" w:rsidR="003C73D5" w:rsidRPr="00183F6E" w:rsidRDefault="003C73D5" w:rsidP="00BC6AE7">
      <w:pPr>
        <w:pStyle w:val="PR4"/>
        <w:rPr>
          <w:sz w:val="20"/>
        </w:rPr>
      </w:pPr>
      <w:r w:rsidRPr="00183F6E">
        <w:rPr>
          <w:sz w:val="20"/>
        </w:rPr>
        <w:t>Milwaukee</w:t>
      </w:r>
    </w:p>
    <w:p w14:paraId="1C2CD73B" w14:textId="77777777" w:rsidR="003C73D5" w:rsidRPr="00183F6E" w:rsidRDefault="003C73D5" w:rsidP="00BC6AE7">
      <w:pPr>
        <w:pStyle w:val="PR31"/>
        <w:rPr>
          <w:sz w:val="20"/>
          <w:lang w:val="fi-FI"/>
        </w:rPr>
      </w:pPr>
      <w:r w:rsidRPr="00183F6E">
        <w:rPr>
          <w:sz w:val="20"/>
        </w:rPr>
        <w:t>Below grade domestic water shut-off valves (gate valves) 2” and larger</w:t>
      </w:r>
      <w:r w:rsidR="00B5128E" w:rsidRPr="00183F6E">
        <w:rPr>
          <w:sz w:val="20"/>
          <w:lang w:val="fi-FI"/>
        </w:rPr>
        <w:t>:</w:t>
      </w:r>
    </w:p>
    <w:p w14:paraId="7F49B797" w14:textId="77777777" w:rsidR="003C73D5" w:rsidRPr="00183F6E" w:rsidRDefault="003C73D5" w:rsidP="00BC6AE7">
      <w:pPr>
        <w:pStyle w:val="PR41"/>
        <w:rPr>
          <w:sz w:val="20"/>
        </w:rPr>
      </w:pPr>
      <w:r w:rsidRPr="00183F6E">
        <w:rPr>
          <w:sz w:val="20"/>
        </w:rPr>
        <w:t>NIBCO.</w:t>
      </w:r>
    </w:p>
    <w:p w14:paraId="4A150ECC" w14:textId="77777777" w:rsidR="003C73D5" w:rsidRPr="00183F6E" w:rsidRDefault="003C73D5" w:rsidP="00BC6AE7">
      <w:pPr>
        <w:pStyle w:val="PR4"/>
        <w:rPr>
          <w:sz w:val="20"/>
        </w:rPr>
      </w:pPr>
      <w:r w:rsidRPr="00183F6E">
        <w:rPr>
          <w:sz w:val="20"/>
        </w:rPr>
        <w:t>Clow.</w:t>
      </w:r>
    </w:p>
    <w:p w14:paraId="24E5742A" w14:textId="77777777" w:rsidR="003C73D5" w:rsidRPr="00183F6E" w:rsidRDefault="003C73D5" w:rsidP="00BC6AE7">
      <w:pPr>
        <w:pStyle w:val="PR4"/>
        <w:rPr>
          <w:sz w:val="20"/>
        </w:rPr>
      </w:pPr>
      <w:r w:rsidRPr="00183F6E">
        <w:rPr>
          <w:sz w:val="20"/>
        </w:rPr>
        <w:t>Mueller.</w:t>
      </w:r>
    </w:p>
    <w:p w14:paraId="11A630C0" w14:textId="77777777" w:rsidR="00B5128E" w:rsidRPr="00183F6E" w:rsidRDefault="003C73D5" w:rsidP="00BC6AE7">
      <w:pPr>
        <w:pStyle w:val="PR3"/>
        <w:rPr>
          <w:sz w:val="20"/>
        </w:rPr>
      </w:pPr>
      <w:r w:rsidRPr="00183F6E">
        <w:rPr>
          <w:sz w:val="20"/>
          <w:lang w:val="fi-FI"/>
        </w:rPr>
        <w:t xml:space="preserve">Check valves, </w:t>
      </w:r>
      <w:r w:rsidR="00B5128E" w:rsidRPr="00183F6E">
        <w:rPr>
          <w:sz w:val="20"/>
          <w:lang w:val="fi-FI"/>
        </w:rPr>
        <w:t>lift type:</w:t>
      </w:r>
    </w:p>
    <w:p w14:paraId="2FA8DFC9" w14:textId="77777777" w:rsidR="00B5128E" w:rsidRPr="00183F6E" w:rsidRDefault="003C73D5" w:rsidP="00BC6AE7">
      <w:pPr>
        <w:pStyle w:val="PR41"/>
        <w:rPr>
          <w:sz w:val="20"/>
        </w:rPr>
      </w:pPr>
      <w:r w:rsidRPr="00183F6E">
        <w:rPr>
          <w:sz w:val="20"/>
          <w:lang w:val="fi-FI"/>
        </w:rPr>
        <w:t>Hammond.</w:t>
      </w:r>
    </w:p>
    <w:p w14:paraId="7C9DF809" w14:textId="77777777" w:rsidR="00B5128E" w:rsidRPr="00183F6E" w:rsidRDefault="003C73D5" w:rsidP="00BC6AE7">
      <w:pPr>
        <w:pStyle w:val="PR4"/>
        <w:rPr>
          <w:sz w:val="20"/>
        </w:rPr>
      </w:pPr>
      <w:r w:rsidRPr="00183F6E">
        <w:rPr>
          <w:sz w:val="20"/>
        </w:rPr>
        <w:t xml:space="preserve">Milwaukee. </w:t>
      </w:r>
    </w:p>
    <w:p w14:paraId="53415F30" w14:textId="77777777" w:rsidR="00CF1032" w:rsidRPr="00183F6E" w:rsidRDefault="00CF1032" w:rsidP="00BC6AE7">
      <w:pPr>
        <w:pStyle w:val="PR21"/>
        <w:rPr>
          <w:sz w:val="20"/>
        </w:rPr>
      </w:pPr>
      <w:r w:rsidRPr="00183F6E">
        <w:rPr>
          <w:sz w:val="20"/>
        </w:rPr>
        <w:t>Butterfly Valves</w:t>
      </w:r>
      <w:proofErr w:type="gramStart"/>
      <w:r w:rsidRPr="00183F6E">
        <w:rPr>
          <w:sz w:val="20"/>
        </w:rPr>
        <w:t>:  With</w:t>
      </w:r>
      <w:proofErr w:type="gramEnd"/>
      <w:r w:rsidRPr="00183F6E">
        <w:rPr>
          <w:sz w:val="20"/>
        </w:rPr>
        <w:t xml:space="preserve"> extended neck.</w:t>
      </w:r>
    </w:p>
    <w:p w14:paraId="0DEDA043" w14:textId="77777777" w:rsidR="00CF1032" w:rsidRPr="00183F6E" w:rsidRDefault="00CF1032" w:rsidP="00BC6AE7">
      <w:pPr>
        <w:pStyle w:val="PR1"/>
        <w:rPr>
          <w:sz w:val="20"/>
        </w:rPr>
      </w:pPr>
      <w:r w:rsidRPr="00183F6E">
        <w:rPr>
          <w:sz w:val="20"/>
        </w:rPr>
        <w:t>Valve-End Connections:</w:t>
      </w:r>
    </w:p>
    <w:p w14:paraId="7029EC6D" w14:textId="77777777" w:rsidR="00CF1032" w:rsidRPr="00183F6E" w:rsidRDefault="00CF1032" w:rsidP="00BC6AE7">
      <w:pPr>
        <w:pStyle w:val="PR21"/>
        <w:rPr>
          <w:sz w:val="20"/>
        </w:rPr>
      </w:pPr>
      <w:r w:rsidRPr="00183F6E">
        <w:rPr>
          <w:sz w:val="20"/>
        </w:rPr>
        <w:t>Flanged</w:t>
      </w:r>
      <w:proofErr w:type="gramStart"/>
      <w:r w:rsidRPr="00183F6E">
        <w:rPr>
          <w:sz w:val="20"/>
        </w:rPr>
        <w:t>:  With</w:t>
      </w:r>
      <w:proofErr w:type="gramEnd"/>
      <w:r w:rsidRPr="00183F6E">
        <w:rPr>
          <w:sz w:val="20"/>
        </w:rPr>
        <w:t xml:space="preserve"> flanges according to ASME B16.1 for iron valves, ASME B16.5 for steel valves.</w:t>
      </w:r>
    </w:p>
    <w:p w14:paraId="135FF362" w14:textId="77777777" w:rsidR="00CF1032" w:rsidRPr="00183F6E" w:rsidRDefault="00CF1032" w:rsidP="00BC6AE7">
      <w:pPr>
        <w:pStyle w:val="PR2"/>
        <w:rPr>
          <w:sz w:val="20"/>
        </w:rPr>
      </w:pPr>
      <w:r w:rsidRPr="00183F6E">
        <w:rPr>
          <w:sz w:val="20"/>
        </w:rPr>
        <w:t>Grooved</w:t>
      </w:r>
      <w:proofErr w:type="gramStart"/>
      <w:r w:rsidRPr="00183F6E">
        <w:rPr>
          <w:sz w:val="20"/>
        </w:rPr>
        <w:t>:  With</w:t>
      </w:r>
      <w:proofErr w:type="gramEnd"/>
      <w:r w:rsidRPr="00183F6E">
        <w:rPr>
          <w:sz w:val="20"/>
        </w:rPr>
        <w:t xml:space="preserve"> grooves according to AWWA C606.</w:t>
      </w:r>
    </w:p>
    <w:p w14:paraId="6308ABB9" w14:textId="77777777" w:rsidR="00CF1032" w:rsidRPr="00183F6E" w:rsidRDefault="00CF1032">
      <w:pPr>
        <w:pStyle w:val="CMT"/>
        <w:rPr>
          <w:rFonts w:ascii="Arial" w:hAnsi="Arial" w:cs="Arial"/>
          <w:sz w:val="20"/>
        </w:rPr>
      </w:pPr>
      <w:r w:rsidRPr="00183F6E">
        <w:rPr>
          <w:rFonts w:ascii="Arial" w:hAnsi="Arial" w:cs="Arial"/>
          <w:sz w:val="20"/>
        </w:rPr>
        <w:t>Valve solder-joint connections are common in smaller sizes of plumbing piping.  Soldering and brazing methods used to achieve required pressure-temperature ratings may damage internal valve parts.  Special installation requirements for soldered valves may make threaded valves more cost-effective.</w:t>
      </w:r>
    </w:p>
    <w:p w14:paraId="5EB0D017" w14:textId="77777777" w:rsidR="00CF1032" w:rsidRPr="00183F6E" w:rsidRDefault="00CF1032">
      <w:pPr>
        <w:pStyle w:val="CMT"/>
        <w:rPr>
          <w:rFonts w:ascii="Arial" w:hAnsi="Arial" w:cs="Arial"/>
          <w:sz w:val="20"/>
        </w:rPr>
      </w:pPr>
      <w:r w:rsidRPr="00183F6E">
        <w:rPr>
          <w:rFonts w:ascii="Arial" w:hAnsi="Arial" w:cs="Arial"/>
          <w:sz w:val="20"/>
        </w:rPr>
        <w:t>Caution:  Use solder with melting point below 840 deg F (454 deg C) for angle, check, gate, and globe valves and below 421 deg F (216 deg C) for ball valves.</w:t>
      </w:r>
    </w:p>
    <w:p w14:paraId="402BF42C" w14:textId="77777777" w:rsidR="00CF1032" w:rsidRPr="00183F6E" w:rsidRDefault="00CF1032" w:rsidP="00BC6AE7">
      <w:pPr>
        <w:pStyle w:val="PR2"/>
        <w:rPr>
          <w:sz w:val="20"/>
        </w:rPr>
      </w:pPr>
      <w:r w:rsidRPr="00183F6E">
        <w:rPr>
          <w:sz w:val="20"/>
        </w:rPr>
        <w:t>Solder Joint</w:t>
      </w:r>
      <w:proofErr w:type="gramStart"/>
      <w:r w:rsidRPr="00183F6E">
        <w:rPr>
          <w:sz w:val="20"/>
        </w:rPr>
        <w:t>:  With</w:t>
      </w:r>
      <w:proofErr w:type="gramEnd"/>
      <w:r w:rsidRPr="00183F6E">
        <w:rPr>
          <w:sz w:val="20"/>
        </w:rPr>
        <w:t xml:space="preserve"> sockets according to ASME B16.18.</w:t>
      </w:r>
    </w:p>
    <w:p w14:paraId="71431273" w14:textId="77777777" w:rsidR="00CF1032" w:rsidRPr="00183F6E" w:rsidRDefault="00CF1032" w:rsidP="00BC6AE7">
      <w:pPr>
        <w:pStyle w:val="PR2"/>
        <w:rPr>
          <w:sz w:val="20"/>
        </w:rPr>
      </w:pPr>
      <w:r w:rsidRPr="00183F6E">
        <w:rPr>
          <w:sz w:val="20"/>
        </w:rPr>
        <w:t>Threaded</w:t>
      </w:r>
      <w:proofErr w:type="gramStart"/>
      <w:r w:rsidRPr="00183F6E">
        <w:rPr>
          <w:sz w:val="20"/>
        </w:rPr>
        <w:t>:  With</w:t>
      </w:r>
      <w:proofErr w:type="gramEnd"/>
      <w:r w:rsidRPr="00183F6E">
        <w:rPr>
          <w:sz w:val="20"/>
        </w:rPr>
        <w:t xml:space="preserve"> threads according to ASME B1.20.1.</w:t>
      </w:r>
    </w:p>
    <w:p w14:paraId="3527B725" w14:textId="77777777" w:rsidR="00CF1032" w:rsidRPr="00183F6E" w:rsidRDefault="00CF1032" w:rsidP="003C73D5">
      <w:pPr>
        <w:pStyle w:val="PR1"/>
        <w:spacing w:after="240"/>
        <w:rPr>
          <w:rFonts w:ascii="Arial" w:hAnsi="Arial" w:cs="Arial"/>
          <w:sz w:val="20"/>
        </w:rPr>
      </w:pPr>
      <w:r w:rsidRPr="00183F6E">
        <w:rPr>
          <w:rFonts w:ascii="Arial" w:hAnsi="Arial" w:cs="Arial"/>
          <w:sz w:val="20"/>
        </w:rPr>
        <w:t>Valve Bypass and Drain Connections</w:t>
      </w:r>
      <w:proofErr w:type="gramStart"/>
      <w:r w:rsidRPr="00183F6E">
        <w:rPr>
          <w:rFonts w:ascii="Arial" w:hAnsi="Arial" w:cs="Arial"/>
          <w:sz w:val="20"/>
        </w:rPr>
        <w:t>:  MSS</w:t>
      </w:r>
      <w:proofErr w:type="gramEnd"/>
      <w:r w:rsidRPr="00183F6E">
        <w:rPr>
          <w:rFonts w:ascii="Arial" w:hAnsi="Arial" w:cs="Arial"/>
          <w:sz w:val="20"/>
        </w:rPr>
        <w:t> SP-45.</w:t>
      </w:r>
    </w:p>
    <w:p w14:paraId="4FA9D989" w14:textId="77777777" w:rsidR="00CF1032" w:rsidRPr="00183F6E" w:rsidRDefault="00CF1032" w:rsidP="00BC6AE7">
      <w:pPr>
        <w:pStyle w:val="ART"/>
        <w:rPr>
          <w:sz w:val="20"/>
        </w:rPr>
      </w:pPr>
      <w:r w:rsidRPr="00183F6E">
        <w:rPr>
          <w:sz w:val="20"/>
        </w:rPr>
        <w:lastRenderedPageBreak/>
        <w:t>BRONZE BALL VALVES</w:t>
      </w:r>
    </w:p>
    <w:p w14:paraId="420B4778" w14:textId="77777777" w:rsidR="003C4DB1" w:rsidRPr="00183F6E" w:rsidRDefault="003C4DB1" w:rsidP="003C4DB1">
      <w:pPr>
        <w:pStyle w:val="PR1"/>
        <w:numPr>
          <w:ilvl w:val="0"/>
          <w:numId w:val="0"/>
        </w:numPr>
        <w:ind w:left="288"/>
        <w:rPr>
          <w:rFonts w:ascii="Arial" w:hAnsi="Arial" w:cs="Arial"/>
          <w:sz w:val="20"/>
        </w:rPr>
      </w:pPr>
      <w:r w:rsidRPr="00183F6E">
        <w:rPr>
          <w:rFonts w:ascii="Arial" w:hAnsi="Arial" w:cs="Arial"/>
          <w:sz w:val="20"/>
        </w:rPr>
        <w:t xml:space="preserve">A.        </w:t>
      </w:r>
      <w:r w:rsidRPr="00183F6E">
        <w:rPr>
          <w:rFonts w:ascii="Arial" w:hAnsi="Arial" w:cs="Arial"/>
          <w:vanish/>
          <w:sz w:val="20"/>
        </w:rPr>
        <w:t>              </w:t>
      </w:r>
      <w:r w:rsidRPr="00183F6E">
        <w:rPr>
          <w:rFonts w:ascii="Arial" w:hAnsi="Arial" w:cs="Arial"/>
          <w:sz w:val="20"/>
        </w:rPr>
        <w:t>Three-Piece, Full-Port, Bronze Ball Valves with Stainless-Steel Trim &amp; Nib-Seal Handle:</w:t>
      </w:r>
    </w:p>
    <w:p w14:paraId="45C1933F" w14:textId="77777777" w:rsidR="003C4DB1" w:rsidRPr="00183F6E" w:rsidRDefault="003C4DB1" w:rsidP="003C4DB1">
      <w:pPr>
        <w:pStyle w:val="CMT"/>
        <w:ind w:left="288" w:firstLine="612"/>
        <w:rPr>
          <w:rFonts w:ascii="Arial" w:hAnsi="Arial" w:cs="Arial"/>
          <w:color w:val="auto"/>
          <w:sz w:val="20"/>
        </w:rPr>
      </w:pPr>
      <w:r w:rsidRPr="00183F6E">
        <w:rPr>
          <w:rFonts w:ascii="Arial" w:hAnsi="Arial" w:cs="Arial"/>
          <w:color w:val="auto"/>
          <w:sz w:val="20"/>
        </w:rPr>
        <w:t>1.        See Editing Instruction No. 1 in the Evaluations for cautions about naming manufacturers.  See Division 1 Section "Product Requirements."</w:t>
      </w:r>
    </w:p>
    <w:p w14:paraId="2E3AAAC2" w14:textId="77777777" w:rsidR="003C4DB1" w:rsidRPr="00183F6E" w:rsidRDefault="003C4DB1" w:rsidP="00BC6AE7">
      <w:pPr>
        <w:pStyle w:val="PR21"/>
        <w:rPr>
          <w:sz w:val="20"/>
          <w:lang w:val="it-IT"/>
        </w:rPr>
      </w:pPr>
      <w:r w:rsidRPr="00183F6E">
        <w:rPr>
          <w:sz w:val="20"/>
        </w:rPr>
        <w:t>Basis-of-Design Product</w:t>
      </w:r>
      <w:proofErr w:type="gramStart"/>
      <w:r w:rsidRPr="00183F6E">
        <w:rPr>
          <w:sz w:val="20"/>
        </w:rPr>
        <w:t>:  Subject</w:t>
      </w:r>
      <w:proofErr w:type="gramEnd"/>
      <w:r w:rsidRPr="00183F6E">
        <w:rPr>
          <w:sz w:val="20"/>
        </w:rPr>
        <w:t xml:space="preserve"> to compliance with requirements, provide NIBCO Model S-595-Y-66</w:t>
      </w:r>
      <w:r w:rsidR="005F770F" w:rsidRPr="00183F6E">
        <w:rPr>
          <w:sz w:val="20"/>
        </w:rPr>
        <w:t>-LF</w:t>
      </w:r>
      <w:r w:rsidRPr="00183F6E">
        <w:rPr>
          <w:sz w:val="20"/>
        </w:rPr>
        <w:t xml:space="preserve"> or T-595-Y-66</w:t>
      </w:r>
      <w:r w:rsidR="005F770F" w:rsidRPr="00183F6E">
        <w:rPr>
          <w:sz w:val="20"/>
        </w:rPr>
        <w:t>-LF</w:t>
      </w:r>
      <w:r w:rsidRPr="00183F6E">
        <w:rPr>
          <w:sz w:val="20"/>
        </w:rPr>
        <w:t xml:space="preserve"> or a comparable product by one of the follo</w:t>
      </w:r>
      <w:r w:rsidRPr="00183F6E">
        <w:rPr>
          <w:sz w:val="20"/>
        </w:rPr>
        <w:t>w</w:t>
      </w:r>
      <w:r w:rsidRPr="00183F6E">
        <w:rPr>
          <w:sz w:val="20"/>
        </w:rPr>
        <w:t xml:space="preserve">ing, </w:t>
      </w:r>
    </w:p>
    <w:p w14:paraId="1BB5AA46" w14:textId="77777777" w:rsidR="00B5128E" w:rsidRPr="00183F6E" w:rsidRDefault="00B5128E" w:rsidP="00B5128E">
      <w:pPr>
        <w:pStyle w:val="PR3"/>
        <w:numPr>
          <w:ilvl w:val="0"/>
          <w:numId w:val="0"/>
        </w:numPr>
        <w:suppressAutoHyphens w:val="0"/>
        <w:ind w:left="2016"/>
        <w:outlineLvl w:val="9"/>
        <w:rPr>
          <w:rFonts w:ascii="Arial" w:hAnsi="Arial" w:cs="Arial"/>
          <w:sz w:val="20"/>
          <w:lang w:val="it-IT"/>
        </w:rPr>
      </w:pPr>
    </w:p>
    <w:p w14:paraId="2351F215" w14:textId="77777777" w:rsidR="00B5128E" w:rsidRPr="00183F6E" w:rsidRDefault="00B5128E" w:rsidP="00BC6AE7">
      <w:pPr>
        <w:pStyle w:val="PR3"/>
        <w:rPr>
          <w:sz w:val="20"/>
          <w:lang w:val="it-IT"/>
        </w:rPr>
      </w:pPr>
      <w:r w:rsidRPr="00183F6E">
        <w:rPr>
          <w:sz w:val="20"/>
          <w:lang w:val="it-IT"/>
        </w:rPr>
        <w:t>Milwaukee Valve Company.</w:t>
      </w:r>
    </w:p>
    <w:p w14:paraId="19C0E161" w14:textId="77777777" w:rsidR="006F7867" w:rsidRPr="00183F6E" w:rsidRDefault="00B5128E" w:rsidP="00BC6AE7">
      <w:pPr>
        <w:pStyle w:val="PR3"/>
        <w:rPr>
          <w:sz w:val="20"/>
          <w:lang w:val="it-IT"/>
        </w:rPr>
      </w:pPr>
      <w:r w:rsidRPr="00183F6E">
        <w:rPr>
          <w:sz w:val="20"/>
          <w:lang w:val="it-IT"/>
        </w:rPr>
        <w:t>Apollo</w:t>
      </w:r>
      <w:r w:rsidR="006F7867" w:rsidRPr="00183F6E">
        <w:rPr>
          <w:sz w:val="20"/>
          <w:lang w:val="it-IT"/>
        </w:rPr>
        <w:t>.</w:t>
      </w:r>
    </w:p>
    <w:p w14:paraId="1793003C" w14:textId="77777777" w:rsidR="003C4DB1" w:rsidRPr="00183F6E" w:rsidRDefault="003C4DB1" w:rsidP="003C4DB1">
      <w:pPr>
        <w:pStyle w:val="PR2"/>
        <w:numPr>
          <w:ilvl w:val="0"/>
          <w:numId w:val="0"/>
        </w:numPr>
        <w:spacing w:before="240"/>
        <w:ind w:left="900"/>
        <w:rPr>
          <w:rFonts w:ascii="Arial" w:hAnsi="Arial" w:cs="Arial"/>
          <w:sz w:val="20"/>
        </w:rPr>
      </w:pPr>
      <w:r w:rsidRPr="00183F6E">
        <w:rPr>
          <w:rFonts w:ascii="Arial" w:hAnsi="Arial" w:cs="Arial"/>
          <w:sz w:val="20"/>
        </w:rPr>
        <w:t> 2.    Description:</w:t>
      </w:r>
    </w:p>
    <w:p w14:paraId="7D7CC7E6" w14:textId="77777777" w:rsidR="003C4DB1" w:rsidRPr="00183F6E" w:rsidRDefault="003C4DB1" w:rsidP="00BC6AE7">
      <w:pPr>
        <w:pStyle w:val="PR31"/>
        <w:rPr>
          <w:sz w:val="20"/>
        </w:rPr>
      </w:pPr>
      <w:r w:rsidRPr="00183F6E">
        <w:rPr>
          <w:sz w:val="20"/>
        </w:rPr>
        <w:t>Standard</w:t>
      </w:r>
      <w:proofErr w:type="gramStart"/>
      <w:r w:rsidRPr="00183F6E">
        <w:rPr>
          <w:sz w:val="20"/>
        </w:rPr>
        <w:t>:  MSS</w:t>
      </w:r>
      <w:proofErr w:type="gramEnd"/>
      <w:r w:rsidRPr="00183F6E">
        <w:rPr>
          <w:sz w:val="20"/>
        </w:rPr>
        <w:t> SP-110</w:t>
      </w:r>
      <w:r w:rsidR="005F770F" w:rsidRPr="00183F6E">
        <w:rPr>
          <w:sz w:val="20"/>
        </w:rPr>
        <w:t>, NSF 61-G</w:t>
      </w:r>
      <w:r w:rsidRPr="00183F6E">
        <w:rPr>
          <w:sz w:val="20"/>
        </w:rPr>
        <w:t>.</w:t>
      </w:r>
    </w:p>
    <w:p w14:paraId="370DB50C" w14:textId="77777777" w:rsidR="003C4DB1" w:rsidRPr="00183F6E" w:rsidRDefault="003C4DB1" w:rsidP="00BC6AE7">
      <w:pPr>
        <w:pStyle w:val="PR3"/>
        <w:rPr>
          <w:sz w:val="20"/>
        </w:rPr>
      </w:pPr>
      <w:r w:rsidRPr="00183F6E">
        <w:rPr>
          <w:sz w:val="20"/>
        </w:rPr>
        <w:t>CWP Rating</w:t>
      </w:r>
      <w:proofErr w:type="gramStart"/>
      <w:r w:rsidRPr="00183F6E">
        <w:rPr>
          <w:sz w:val="20"/>
        </w:rPr>
        <w:t xml:space="preserve">:  </w:t>
      </w:r>
      <w:r w:rsidRPr="00183F6E">
        <w:rPr>
          <w:rStyle w:val="IP"/>
          <w:rFonts w:ascii="Arial" w:hAnsi="Arial" w:cs="Arial"/>
          <w:color w:val="auto"/>
          <w:sz w:val="20"/>
        </w:rPr>
        <w:t>600</w:t>
      </w:r>
      <w:proofErr w:type="gramEnd"/>
      <w:r w:rsidRPr="00183F6E">
        <w:rPr>
          <w:rStyle w:val="IP"/>
          <w:rFonts w:ascii="Arial" w:hAnsi="Arial" w:cs="Arial"/>
          <w:color w:val="auto"/>
          <w:sz w:val="20"/>
        </w:rPr>
        <w:t xml:space="preserve"> </w:t>
      </w:r>
      <w:proofErr w:type="spellStart"/>
      <w:r w:rsidRPr="00183F6E">
        <w:rPr>
          <w:rStyle w:val="IP"/>
          <w:rFonts w:ascii="Arial" w:hAnsi="Arial" w:cs="Arial"/>
          <w:color w:val="auto"/>
          <w:sz w:val="20"/>
        </w:rPr>
        <w:t>psig</w:t>
      </w:r>
      <w:proofErr w:type="spellEnd"/>
      <w:r w:rsidRPr="00183F6E">
        <w:rPr>
          <w:sz w:val="20"/>
        </w:rPr>
        <w:t>.</w:t>
      </w:r>
    </w:p>
    <w:p w14:paraId="23E755D1" w14:textId="77777777" w:rsidR="003C4DB1" w:rsidRPr="00183F6E" w:rsidRDefault="003C4DB1" w:rsidP="00BC6AE7">
      <w:pPr>
        <w:pStyle w:val="PR3"/>
        <w:rPr>
          <w:sz w:val="20"/>
        </w:rPr>
      </w:pPr>
      <w:r w:rsidRPr="00183F6E">
        <w:rPr>
          <w:sz w:val="20"/>
        </w:rPr>
        <w:t>Body Design</w:t>
      </w:r>
      <w:proofErr w:type="gramStart"/>
      <w:r w:rsidRPr="00183F6E">
        <w:rPr>
          <w:sz w:val="20"/>
        </w:rPr>
        <w:t>:  Three</w:t>
      </w:r>
      <w:proofErr w:type="gramEnd"/>
      <w:r w:rsidRPr="00183F6E">
        <w:rPr>
          <w:sz w:val="20"/>
        </w:rPr>
        <w:t xml:space="preserve"> </w:t>
      </w:r>
      <w:proofErr w:type="gramStart"/>
      <w:r w:rsidRPr="00183F6E">
        <w:rPr>
          <w:sz w:val="20"/>
        </w:rPr>
        <w:t>piece</w:t>
      </w:r>
      <w:proofErr w:type="gramEnd"/>
      <w:r w:rsidRPr="00183F6E">
        <w:rPr>
          <w:sz w:val="20"/>
        </w:rPr>
        <w:t xml:space="preserve"> with threaded body </w:t>
      </w:r>
      <w:proofErr w:type="spellStart"/>
      <w:r w:rsidRPr="00183F6E">
        <w:rPr>
          <w:sz w:val="20"/>
        </w:rPr>
        <w:t>packnut</w:t>
      </w:r>
      <w:proofErr w:type="spellEnd"/>
      <w:r w:rsidRPr="00183F6E">
        <w:rPr>
          <w:sz w:val="20"/>
        </w:rPr>
        <w:t xml:space="preserve"> design (no threa</w:t>
      </w:r>
      <w:r w:rsidRPr="00183F6E">
        <w:rPr>
          <w:sz w:val="20"/>
        </w:rPr>
        <w:t>d</w:t>
      </w:r>
      <w:r w:rsidRPr="00183F6E">
        <w:rPr>
          <w:sz w:val="20"/>
        </w:rPr>
        <w:t>ed stem designs allowed) with adjustable stem packing.</w:t>
      </w:r>
    </w:p>
    <w:p w14:paraId="7CD3FF33" w14:textId="77777777" w:rsidR="003C4DB1" w:rsidRPr="00183F6E" w:rsidRDefault="003C4DB1" w:rsidP="00BC6AE7">
      <w:pPr>
        <w:pStyle w:val="PR3"/>
        <w:rPr>
          <w:sz w:val="20"/>
        </w:rPr>
      </w:pPr>
      <w:r w:rsidRPr="00183F6E">
        <w:rPr>
          <w:sz w:val="20"/>
        </w:rPr>
        <w:t>Body Materia</w:t>
      </w:r>
      <w:r w:rsidR="005F770F" w:rsidRPr="00183F6E">
        <w:rPr>
          <w:sz w:val="20"/>
        </w:rPr>
        <w:t>l</w:t>
      </w:r>
      <w:proofErr w:type="gramStart"/>
      <w:r w:rsidR="005F770F" w:rsidRPr="00183F6E">
        <w:rPr>
          <w:sz w:val="20"/>
        </w:rPr>
        <w:t>:  Bronze</w:t>
      </w:r>
      <w:proofErr w:type="gramEnd"/>
      <w:r w:rsidR="005F770F" w:rsidRPr="00183F6E">
        <w:rPr>
          <w:sz w:val="20"/>
        </w:rPr>
        <w:t xml:space="preserve"> ASTM B 584 Alloy C87850 or C87600</w:t>
      </w:r>
      <w:r w:rsidRPr="00183F6E">
        <w:rPr>
          <w:sz w:val="20"/>
        </w:rPr>
        <w:t>.</w:t>
      </w:r>
    </w:p>
    <w:p w14:paraId="6BF24448" w14:textId="77777777" w:rsidR="003C4DB1" w:rsidRPr="00183F6E" w:rsidRDefault="003C4DB1" w:rsidP="00BC6AE7">
      <w:pPr>
        <w:pStyle w:val="PR3"/>
        <w:rPr>
          <w:sz w:val="20"/>
        </w:rPr>
      </w:pPr>
      <w:r w:rsidRPr="00183F6E">
        <w:rPr>
          <w:sz w:val="20"/>
        </w:rPr>
        <w:t>Ends</w:t>
      </w:r>
      <w:proofErr w:type="gramStart"/>
      <w:r w:rsidRPr="00183F6E">
        <w:rPr>
          <w:sz w:val="20"/>
        </w:rPr>
        <w:t>:  Threaded</w:t>
      </w:r>
      <w:proofErr w:type="gramEnd"/>
      <w:r w:rsidRPr="00183F6E">
        <w:rPr>
          <w:sz w:val="20"/>
        </w:rPr>
        <w:t xml:space="preserve"> or Solder.</w:t>
      </w:r>
    </w:p>
    <w:p w14:paraId="483268A1" w14:textId="77777777" w:rsidR="003C4DB1" w:rsidRPr="00183F6E" w:rsidRDefault="003C4DB1" w:rsidP="00BC6AE7">
      <w:pPr>
        <w:pStyle w:val="PR3"/>
        <w:rPr>
          <w:sz w:val="20"/>
        </w:rPr>
      </w:pPr>
      <w:r w:rsidRPr="00183F6E">
        <w:rPr>
          <w:sz w:val="20"/>
        </w:rPr>
        <w:t>Seats</w:t>
      </w:r>
      <w:proofErr w:type="gramStart"/>
      <w:r w:rsidRPr="00183F6E">
        <w:rPr>
          <w:sz w:val="20"/>
        </w:rPr>
        <w:t>:  PTFE</w:t>
      </w:r>
      <w:proofErr w:type="gramEnd"/>
      <w:r w:rsidRPr="00183F6E">
        <w:rPr>
          <w:sz w:val="20"/>
        </w:rPr>
        <w:t xml:space="preserve"> or TFE.</w:t>
      </w:r>
    </w:p>
    <w:p w14:paraId="50E4C6AC" w14:textId="77777777" w:rsidR="003C4DB1" w:rsidRPr="00183F6E" w:rsidRDefault="003C4DB1" w:rsidP="00BC6AE7">
      <w:pPr>
        <w:pStyle w:val="PR3"/>
        <w:rPr>
          <w:sz w:val="20"/>
        </w:rPr>
      </w:pPr>
      <w:r w:rsidRPr="00183F6E">
        <w:rPr>
          <w:sz w:val="20"/>
        </w:rPr>
        <w:t>Stem</w:t>
      </w:r>
      <w:proofErr w:type="gramStart"/>
      <w:r w:rsidRPr="00183F6E">
        <w:rPr>
          <w:sz w:val="20"/>
        </w:rPr>
        <w:t>:  316</w:t>
      </w:r>
      <w:proofErr w:type="gramEnd"/>
      <w:r w:rsidRPr="00183F6E">
        <w:rPr>
          <w:sz w:val="20"/>
        </w:rPr>
        <w:t xml:space="preserve"> Stainless </w:t>
      </w:r>
      <w:proofErr w:type="gramStart"/>
      <w:r w:rsidRPr="00183F6E">
        <w:rPr>
          <w:sz w:val="20"/>
        </w:rPr>
        <w:t>steel</w:t>
      </w:r>
      <w:proofErr w:type="gramEnd"/>
      <w:r w:rsidRPr="00183F6E">
        <w:rPr>
          <w:sz w:val="20"/>
        </w:rPr>
        <w:t>.</w:t>
      </w:r>
    </w:p>
    <w:p w14:paraId="73A69AAF" w14:textId="77777777" w:rsidR="003C4DB1" w:rsidRPr="00183F6E" w:rsidRDefault="003C4DB1" w:rsidP="00BC6AE7">
      <w:pPr>
        <w:pStyle w:val="PR3"/>
        <w:rPr>
          <w:sz w:val="20"/>
        </w:rPr>
      </w:pPr>
      <w:r w:rsidRPr="00183F6E">
        <w:rPr>
          <w:sz w:val="20"/>
        </w:rPr>
        <w:t>Ball</w:t>
      </w:r>
      <w:proofErr w:type="gramStart"/>
      <w:r w:rsidRPr="00183F6E">
        <w:rPr>
          <w:sz w:val="20"/>
        </w:rPr>
        <w:t>:  316</w:t>
      </w:r>
      <w:proofErr w:type="gramEnd"/>
      <w:r w:rsidRPr="00183F6E">
        <w:rPr>
          <w:sz w:val="20"/>
        </w:rPr>
        <w:t xml:space="preserve"> Stainless </w:t>
      </w:r>
      <w:proofErr w:type="gramStart"/>
      <w:r w:rsidRPr="00183F6E">
        <w:rPr>
          <w:sz w:val="20"/>
        </w:rPr>
        <w:t>steel</w:t>
      </w:r>
      <w:proofErr w:type="gramEnd"/>
      <w:r w:rsidRPr="00183F6E">
        <w:rPr>
          <w:sz w:val="20"/>
        </w:rPr>
        <w:t>, vented.</w:t>
      </w:r>
    </w:p>
    <w:p w14:paraId="5989227C" w14:textId="77777777" w:rsidR="003C4DB1" w:rsidRPr="00183F6E" w:rsidRDefault="003C4DB1" w:rsidP="00BC6AE7">
      <w:pPr>
        <w:pStyle w:val="PR3"/>
        <w:rPr>
          <w:sz w:val="20"/>
        </w:rPr>
      </w:pPr>
      <w:r w:rsidRPr="00183F6E">
        <w:rPr>
          <w:sz w:val="20"/>
        </w:rPr>
        <w:t>Port</w:t>
      </w:r>
      <w:proofErr w:type="gramStart"/>
      <w:r w:rsidRPr="00183F6E">
        <w:rPr>
          <w:sz w:val="20"/>
        </w:rPr>
        <w:t>:  Full</w:t>
      </w:r>
      <w:proofErr w:type="gramEnd"/>
      <w:r w:rsidRPr="00183F6E">
        <w:rPr>
          <w:sz w:val="20"/>
        </w:rPr>
        <w:t>.</w:t>
      </w:r>
    </w:p>
    <w:p w14:paraId="7CFCD313" w14:textId="77777777" w:rsidR="003C4DB1" w:rsidRPr="00183F6E" w:rsidRDefault="003C4DB1" w:rsidP="003C4DB1">
      <w:pPr>
        <w:pStyle w:val="CMT"/>
        <w:rPr>
          <w:rFonts w:ascii="Arial" w:hAnsi="Arial" w:cs="Arial"/>
          <w:color w:val="auto"/>
          <w:sz w:val="20"/>
        </w:rPr>
      </w:pPr>
      <w:r w:rsidRPr="00183F6E">
        <w:rPr>
          <w:rFonts w:ascii="Arial" w:hAnsi="Arial" w:cs="Arial"/>
          <w:color w:val="auto"/>
          <w:sz w:val="20"/>
        </w:rPr>
        <w:t>               Retain one or more of eight paragraphs in this article if bronze ball valves are required.  MSS SP-110 covers both brass and bronze, copper-alloy ball valves NPS 1/4 to NPS 4 (DN 8 to DN 100).  See the Evaluations and manufacturers' catalogs before selecting either brass or bronze ball valves or including both.</w:t>
      </w:r>
    </w:p>
    <w:p w14:paraId="0A3A6C8D" w14:textId="77777777" w:rsidR="003C4DB1" w:rsidRPr="00183F6E" w:rsidRDefault="003C4DB1" w:rsidP="003C4DB1">
      <w:pPr>
        <w:pStyle w:val="CMT"/>
        <w:rPr>
          <w:rFonts w:ascii="Arial" w:hAnsi="Arial" w:cs="Arial"/>
          <w:color w:val="auto"/>
          <w:sz w:val="20"/>
        </w:rPr>
      </w:pPr>
      <w:r w:rsidRPr="00183F6E">
        <w:rPr>
          <w:rFonts w:ascii="Arial" w:hAnsi="Arial" w:cs="Arial"/>
          <w:color w:val="auto"/>
          <w:sz w:val="20"/>
        </w:rPr>
        <w:t>Caution:  Two-piece ball valves with a full or regular port are recommended for most services.  One-piece ball valves have a reduced port and one fewer leak path.  Three-piece ball valves are recommended if disassembly without removing valve from piping is required.</w:t>
      </w:r>
    </w:p>
    <w:p w14:paraId="7E631F61" w14:textId="77777777" w:rsidR="003C4DB1" w:rsidRPr="00183F6E" w:rsidRDefault="003C4DB1" w:rsidP="003C4DB1">
      <w:pPr>
        <w:pStyle w:val="CMT"/>
        <w:rPr>
          <w:rFonts w:ascii="Arial" w:hAnsi="Arial" w:cs="Arial"/>
          <w:color w:val="auto"/>
          <w:sz w:val="20"/>
        </w:rPr>
      </w:pPr>
      <w:r w:rsidRPr="00183F6E">
        <w:rPr>
          <w:rFonts w:ascii="Arial" w:hAnsi="Arial" w:cs="Arial"/>
          <w:color w:val="auto"/>
          <w:sz w:val="20"/>
        </w:rPr>
        <w:t>Where pressure drop is a concern, use full-port ball valves.  For corrosive or high-temperature applications, use stainless-steel-trim ball valves.</w:t>
      </w:r>
    </w:p>
    <w:p w14:paraId="3BB7DB5A" w14:textId="77777777" w:rsidR="003C4DB1" w:rsidRPr="00183F6E" w:rsidRDefault="003C4DB1" w:rsidP="00BC6AE7">
      <w:pPr>
        <w:pStyle w:val="PR1"/>
        <w:rPr>
          <w:sz w:val="20"/>
        </w:rPr>
      </w:pPr>
      <w:r w:rsidRPr="00183F6E">
        <w:rPr>
          <w:sz w:val="20"/>
        </w:rPr>
        <w:t>Two-Piece, Full-Port, Bronze Ball Valves with Stainless-Steel Trim &amp; Nib-Seal Handle:</w:t>
      </w:r>
    </w:p>
    <w:p w14:paraId="1766E324" w14:textId="77777777" w:rsidR="003C4DB1" w:rsidRPr="00183F6E" w:rsidRDefault="003C4DB1" w:rsidP="003C4DB1">
      <w:pPr>
        <w:pStyle w:val="CMT"/>
        <w:rPr>
          <w:rFonts w:ascii="Arial" w:hAnsi="Arial" w:cs="Arial"/>
          <w:color w:val="auto"/>
          <w:sz w:val="20"/>
        </w:rPr>
      </w:pPr>
      <w:r w:rsidRPr="00183F6E">
        <w:rPr>
          <w:rFonts w:ascii="Arial" w:hAnsi="Arial" w:cs="Arial"/>
          <w:color w:val="auto"/>
          <w:sz w:val="20"/>
        </w:rPr>
        <w:t>See Editing Instruction No. 1 in the Evaluations for cautions about naming manufacturers.  See Division 1 Section "Product Requirements."</w:t>
      </w:r>
    </w:p>
    <w:p w14:paraId="61248E94" w14:textId="77777777" w:rsidR="003C4DB1" w:rsidRPr="00183F6E" w:rsidRDefault="003C4DB1" w:rsidP="00BC6AE7">
      <w:pPr>
        <w:pStyle w:val="PR21"/>
        <w:rPr>
          <w:sz w:val="20"/>
        </w:rPr>
      </w:pPr>
      <w:r w:rsidRPr="00183F6E">
        <w:rPr>
          <w:sz w:val="20"/>
        </w:rPr>
        <w:t>Basis-of-Design Product</w:t>
      </w:r>
      <w:proofErr w:type="gramStart"/>
      <w:r w:rsidRPr="00183F6E">
        <w:rPr>
          <w:sz w:val="20"/>
        </w:rPr>
        <w:t>:  Subject</w:t>
      </w:r>
      <w:proofErr w:type="gramEnd"/>
      <w:r w:rsidRPr="00183F6E">
        <w:rPr>
          <w:sz w:val="20"/>
        </w:rPr>
        <w:t xml:space="preserve"> to compliance with requireme</w:t>
      </w:r>
      <w:r w:rsidR="00256BDC" w:rsidRPr="00183F6E">
        <w:rPr>
          <w:sz w:val="20"/>
        </w:rPr>
        <w:t>nts, provide NIBCO Model S-585</w:t>
      </w:r>
      <w:r w:rsidRPr="00183F6E">
        <w:rPr>
          <w:sz w:val="20"/>
        </w:rPr>
        <w:t>-66</w:t>
      </w:r>
      <w:r w:rsidR="00256BDC" w:rsidRPr="00183F6E">
        <w:rPr>
          <w:sz w:val="20"/>
        </w:rPr>
        <w:t>-LF or T-585</w:t>
      </w:r>
      <w:r w:rsidRPr="00183F6E">
        <w:rPr>
          <w:sz w:val="20"/>
        </w:rPr>
        <w:t>-66</w:t>
      </w:r>
      <w:r w:rsidR="005F770F" w:rsidRPr="00183F6E">
        <w:rPr>
          <w:sz w:val="20"/>
        </w:rPr>
        <w:t>-LF</w:t>
      </w:r>
      <w:r w:rsidRPr="00183F6E">
        <w:rPr>
          <w:sz w:val="20"/>
        </w:rPr>
        <w:t xml:space="preserve"> or a comparable product by one of the follo</w:t>
      </w:r>
      <w:r w:rsidRPr="00183F6E">
        <w:rPr>
          <w:sz w:val="20"/>
        </w:rPr>
        <w:t>w</w:t>
      </w:r>
      <w:r w:rsidRPr="00183F6E">
        <w:rPr>
          <w:sz w:val="20"/>
        </w:rPr>
        <w:t>ing:</w:t>
      </w:r>
    </w:p>
    <w:p w14:paraId="527EADF0" w14:textId="77777777" w:rsidR="006F7867" w:rsidRPr="00183F6E" w:rsidRDefault="003C4DB1" w:rsidP="00BC6AE7">
      <w:pPr>
        <w:pStyle w:val="PR31"/>
        <w:rPr>
          <w:sz w:val="20"/>
          <w:lang w:val="it-IT"/>
        </w:rPr>
      </w:pPr>
      <w:r w:rsidRPr="00183F6E">
        <w:rPr>
          <w:sz w:val="20"/>
          <w:lang w:val="it-IT"/>
        </w:rPr>
        <w:t>Conbraco Industries, Inc.; Apollo Div.</w:t>
      </w:r>
      <w:r w:rsidR="006F7867" w:rsidRPr="00183F6E">
        <w:rPr>
          <w:sz w:val="20"/>
        </w:rPr>
        <w:t xml:space="preserve"> </w:t>
      </w:r>
    </w:p>
    <w:p w14:paraId="60E3B8C9" w14:textId="77777777" w:rsidR="003C4DB1" w:rsidRPr="00183F6E" w:rsidRDefault="006F7867" w:rsidP="00BC6AE7">
      <w:pPr>
        <w:pStyle w:val="PR3"/>
        <w:rPr>
          <w:sz w:val="20"/>
          <w:lang w:val="it-IT"/>
        </w:rPr>
      </w:pPr>
      <w:r w:rsidRPr="00183F6E">
        <w:rPr>
          <w:sz w:val="20"/>
          <w:lang w:val="it-IT"/>
        </w:rPr>
        <w:t>Milwaukee Valve Company.</w:t>
      </w:r>
    </w:p>
    <w:p w14:paraId="1B34E6BD" w14:textId="77777777" w:rsidR="003C4DB1" w:rsidRPr="00183F6E" w:rsidRDefault="003C4DB1" w:rsidP="00BC6AE7">
      <w:pPr>
        <w:pStyle w:val="PR21"/>
        <w:rPr>
          <w:sz w:val="20"/>
        </w:rPr>
      </w:pPr>
      <w:r w:rsidRPr="00183F6E">
        <w:rPr>
          <w:sz w:val="20"/>
        </w:rPr>
        <w:t>Description:</w:t>
      </w:r>
    </w:p>
    <w:p w14:paraId="5784B3D4" w14:textId="77777777" w:rsidR="003C4DB1" w:rsidRPr="00183F6E" w:rsidRDefault="003C4DB1" w:rsidP="00BC6AE7">
      <w:pPr>
        <w:pStyle w:val="PR31"/>
        <w:rPr>
          <w:sz w:val="20"/>
        </w:rPr>
      </w:pPr>
      <w:r w:rsidRPr="00183F6E">
        <w:rPr>
          <w:sz w:val="20"/>
        </w:rPr>
        <w:t>Standard</w:t>
      </w:r>
      <w:proofErr w:type="gramStart"/>
      <w:r w:rsidRPr="00183F6E">
        <w:rPr>
          <w:sz w:val="20"/>
        </w:rPr>
        <w:t>:  MSS</w:t>
      </w:r>
      <w:proofErr w:type="gramEnd"/>
      <w:r w:rsidRPr="00183F6E">
        <w:rPr>
          <w:sz w:val="20"/>
        </w:rPr>
        <w:t> SP-</w:t>
      </w:r>
      <w:r w:rsidR="00A36395" w:rsidRPr="00183F6E">
        <w:rPr>
          <w:sz w:val="20"/>
        </w:rPr>
        <w:t>110, NSF 61-G.</w:t>
      </w:r>
    </w:p>
    <w:p w14:paraId="18F3BDAF" w14:textId="77777777" w:rsidR="003C4DB1" w:rsidRPr="00183F6E" w:rsidRDefault="003C4DB1" w:rsidP="00BC6AE7">
      <w:pPr>
        <w:pStyle w:val="PR3"/>
        <w:rPr>
          <w:sz w:val="20"/>
        </w:rPr>
      </w:pPr>
      <w:r w:rsidRPr="00183F6E">
        <w:rPr>
          <w:sz w:val="20"/>
        </w:rPr>
        <w:t>CWP Rating</w:t>
      </w:r>
      <w:proofErr w:type="gramStart"/>
      <w:r w:rsidRPr="00183F6E">
        <w:rPr>
          <w:sz w:val="20"/>
        </w:rPr>
        <w:t xml:space="preserve">:  </w:t>
      </w:r>
      <w:r w:rsidRPr="00183F6E">
        <w:rPr>
          <w:rStyle w:val="IP"/>
          <w:rFonts w:ascii="Arial" w:hAnsi="Arial" w:cs="Arial"/>
          <w:color w:val="auto"/>
          <w:sz w:val="20"/>
        </w:rPr>
        <w:t>600</w:t>
      </w:r>
      <w:proofErr w:type="gramEnd"/>
      <w:r w:rsidRPr="00183F6E">
        <w:rPr>
          <w:rStyle w:val="IP"/>
          <w:rFonts w:ascii="Arial" w:hAnsi="Arial" w:cs="Arial"/>
          <w:color w:val="auto"/>
          <w:sz w:val="20"/>
        </w:rPr>
        <w:t xml:space="preserve"> </w:t>
      </w:r>
      <w:proofErr w:type="spellStart"/>
      <w:r w:rsidRPr="00183F6E">
        <w:rPr>
          <w:rStyle w:val="IP"/>
          <w:rFonts w:ascii="Arial" w:hAnsi="Arial" w:cs="Arial"/>
          <w:color w:val="auto"/>
          <w:sz w:val="20"/>
        </w:rPr>
        <w:t>psig</w:t>
      </w:r>
      <w:proofErr w:type="spellEnd"/>
      <w:r w:rsidRPr="00183F6E">
        <w:rPr>
          <w:sz w:val="20"/>
        </w:rPr>
        <w:t>.</w:t>
      </w:r>
    </w:p>
    <w:p w14:paraId="59C0AB1B" w14:textId="77777777" w:rsidR="003C4DB1" w:rsidRPr="00183F6E" w:rsidRDefault="003C4DB1" w:rsidP="00BC6AE7">
      <w:pPr>
        <w:pStyle w:val="PR3"/>
        <w:rPr>
          <w:sz w:val="20"/>
        </w:rPr>
      </w:pPr>
      <w:r w:rsidRPr="00183F6E">
        <w:rPr>
          <w:sz w:val="20"/>
        </w:rPr>
        <w:t>Body Design</w:t>
      </w:r>
      <w:proofErr w:type="gramStart"/>
      <w:r w:rsidRPr="00183F6E">
        <w:rPr>
          <w:sz w:val="20"/>
        </w:rPr>
        <w:t>:  Two</w:t>
      </w:r>
      <w:proofErr w:type="gramEnd"/>
      <w:r w:rsidRPr="00183F6E">
        <w:rPr>
          <w:sz w:val="20"/>
        </w:rPr>
        <w:t xml:space="preserve"> </w:t>
      </w:r>
      <w:proofErr w:type="gramStart"/>
      <w:r w:rsidRPr="00183F6E">
        <w:rPr>
          <w:sz w:val="20"/>
        </w:rPr>
        <w:t>piece</w:t>
      </w:r>
      <w:proofErr w:type="gramEnd"/>
      <w:r w:rsidRPr="00183F6E">
        <w:rPr>
          <w:sz w:val="20"/>
        </w:rPr>
        <w:t xml:space="preserve"> with threaded body </w:t>
      </w:r>
      <w:proofErr w:type="spellStart"/>
      <w:r w:rsidRPr="00183F6E">
        <w:rPr>
          <w:sz w:val="20"/>
        </w:rPr>
        <w:t>packnut</w:t>
      </w:r>
      <w:proofErr w:type="spellEnd"/>
      <w:r w:rsidRPr="00183F6E">
        <w:rPr>
          <w:sz w:val="20"/>
        </w:rPr>
        <w:t xml:space="preserve"> design (no threaded stem designs allowed) with adjustable stem packing.</w:t>
      </w:r>
    </w:p>
    <w:p w14:paraId="4F70FE0E" w14:textId="77777777" w:rsidR="003C4DB1" w:rsidRPr="00183F6E" w:rsidRDefault="003C4DB1" w:rsidP="00BC6AE7">
      <w:pPr>
        <w:pStyle w:val="PR3"/>
        <w:rPr>
          <w:sz w:val="20"/>
        </w:rPr>
      </w:pPr>
      <w:r w:rsidRPr="00183F6E">
        <w:rPr>
          <w:sz w:val="20"/>
        </w:rPr>
        <w:t>Body Material</w:t>
      </w:r>
      <w:proofErr w:type="gramStart"/>
      <w:r w:rsidRPr="00183F6E">
        <w:rPr>
          <w:sz w:val="20"/>
        </w:rPr>
        <w:t>:  Bronze</w:t>
      </w:r>
      <w:proofErr w:type="gramEnd"/>
      <w:r w:rsidRPr="00183F6E">
        <w:rPr>
          <w:sz w:val="20"/>
        </w:rPr>
        <w:t xml:space="preserve"> ASTM B </w:t>
      </w:r>
      <w:r w:rsidR="00256BDC" w:rsidRPr="00183F6E">
        <w:rPr>
          <w:sz w:val="20"/>
        </w:rPr>
        <w:t>584 Alloy C876</w:t>
      </w:r>
      <w:r w:rsidR="005F770F" w:rsidRPr="00183F6E">
        <w:rPr>
          <w:sz w:val="20"/>
        </w:rPr>
        <w:t>00</w:t>
      </w:r>
      <w:r w:rsidRPr="00183F6E">
        <w:rPr>
          <w:sz w:val="20"/>
        </w:rPr>
        <w:t>.</w:t>
      </w:r>
    </w:p>
    <w:p w14:paraId="3CCF315C" w14:textId="77777777" w:rsidR="003C4DB1" w:rsidRPr="00183F6E" w:rsidRDefault="003C4DB1" w:rsidP="00BC6AE7">
      <w:pPr>
        <w:pStyle w:val="PR3"/>
        <w:rPr>
          <w:sz w:val="20"/>
        </w:rPr>
      </w:pPr>
      <w:r w:rsidRPr="00183F6E">
        <w:rPr>
          <w:sz w:val="20"/>
        </w:rPr>
        <w:t>Ends</w:t>
      </w:r>
      <w:proofErr w:type="gramStart"/>
      <w:r w:rsidRPr="00183F6E">
        <w:rPr>
          <w:sz w:val="20"/>
        </w:rPr>
        <w:t>:  Threaded</w:t>
      </w:r>
      <w:proofErr w:type="gramEnd"/>
      <w:r w:rsidRPr="00183F6E">
        <w:rPr>
          <w:sz w:val="20"/>
        </w:rPr>
        <w:t xml:space="preserve"> or Solder.</w:t>
      </w:r>
    </w:p>
    <w:p w14:paraId="73A55AD4" w14:textId="77777777" w:rsidR="003C4DB1" w:rsidRPr="00183F6E" w:rsidRDefault="003C4DB1" w:rsidP="00BC6AE7">
      <w:pPr>
        <w:pStyle w:val="PR3"/>
        <w:rPr>
          <w:sz w:val="20"/>
        </w:rPr>
      </w:pPr>
      <w:r w:rsidRPr="00183F6E">
        <w:rPr>
          <w:sz w:val="20"/>
        </w:rPr>
        <w:t>Seats</w:t>
      </w:r>
      <w:proofErr w:type="gramStart"/>
      <w:r w:rsidRPr="00183F6E">
        <w:rPr>
          <w:sz w:val="20"/>
        </w:rPr>
        <w:t>:  PTFE</w:t>
      </w:r>
      <w:proofErr w:type="gramEnd"/>
      <w:r w:rsidRPr="00183F6E">
        <w:rPr>
          <w:sz w:val="20"/>
        </w:rPr>
        <w:t xml:space="preserve"> or TFE.</w:t>
      </w:r>
    </w:p>
    <w:p w14:paraId="299A7100" w14:textId="77777777" w:rsidR="003C4DB1" w:rsidRPr="00183F6E" w:rsidRDefault="003C4DB1" w:rsidP="00BC6AE7">
      <w:pPr>
        <w:pStyle w:val="PR3"/>
        <w:rPr>
          <w:sz w:val="20"/>
        </w:rPr>
      </w:pPr>
      <w:r w:rsidRPr="00183F6E">
        <w:rPr>
          <w:sz w:val="20"/>
        </w:rPr>
        <w:t>Stem</w:t>
      </w:r>
      <w:proofErr w:type="gramStart"/>
      <w:r w:rsidRPr="00183F6E">
        <w:rPr>
          <w:sz w:val="20"/>
        </w:rPr>
        <w:t>:  316</w:t>
      </w:r>
      <w:proofErr w:type="gramEnd"/>
      <w:r w:rsidRPr="00183F6E">
        <w:rPr>
          <w:sz w:val="20"/>
        </w:rPr>
        <w:t xml:space="preserve"> Stainless </w:t>
      </w:r>
      <w:proofErr w:type="gramStart"/>
      <w:r w:rsidRPr="00183F6E">
        <w:rPr>
          <w:sz w:val="20"/>
        </w:rPr>
        <w:t>steel</w:t>
      </w:r>
      <w:proofErr w:type="gramEnd"/>
      <w:r w:rsidRPr="00183F6E">
        <w:rPr>
          <w:sz w:val="20"/>
        </w:rPr>
        <w:t>.</w:t>
      </w:r>
    </w:p>
    <w:p w14:paraId="24EDDBC0" w14:textId="77777777" w:rsidR="003C4DB1" w:rsidRPr="00183F6E" w:rsidRDefault="003C4DB1" w:rsidP="00BC6AE7">
      <w:pPr>
        <w:pStyle w:val="PR3"/>
        <w:rPr>
          <w:sz w:val="20"/>
        </w:rPr>
      </w:pPr>
      <w:r w:rsidRPr="00183F6E">
        <w:rPr>
          <w:sz w:val="20"/>
        </w:rPr>
        <w:t>Ball</w:t>
      </w:r>
      <w:proofErr w:type="gramStart"/>
      <w:r w:rsidRPr="00183F6E">
        <w:rPr>
          <w:sz w:val="20"/>
        </w:rPr>
        <w:t>:  316</w:t>
      </w:r>
      <w:proofErr w:type="gramEnd"/>
      <w:r w:rsidRPr="00183F6E">
        <w:rPr>
          <w:sz w:val="20"/>
        </w:rPr>
        <w:t xml:space="preserve"> Stainless </w:t>
      </w:r>
      <w:proofErr w:type="gramStart"/>
      <w:r w:rsidRPr="00183F6E">
        <w:rPr>
          <w:sz w:val="20"/>
        </w:rPr>
        <w:t>steel</w:t>
      </w:r>
      <w:proofErr w:type="gramEnd"/>
      <w:r w:rsidRPr="00183F6E">
        <w:rPr>
          <w:sz w:val="20"/>
        </w:rPr>
        <w:t>, vented.</w:t>
      </w:r>
    </w:p>
    <w:p w14:paraId="54142AEB" w14:textId="77777777" w:rsidR="003C4DB1" w:rsidRPr="00183F6E" w:rsidRDefault="003C4DB1" w:rsidP="00BC6AE7">
      <w:pPr>
        <w:pStyle w:val="PR3"/>
        <w:rPr>
          <w:sz w:val="20"/>
        </w:rPr>
      </w:pPr>
      <w:r w:rsidRPr="00183F6E">
        <w:rPr>
          <w:sz w:val="20"/>
        </w:rPr>
        <w:t>Port</w:t>
      </w:r>
      <w:proofErr w:type="gramStart"/>
      <w:r w:rsidRPr="00183F6E">
        <w:rPr>
          <w:sz w:val="20"/>
        </w:rPr>
        <w:t>:  Full</w:t>
      </w:r>
      <w:proofErr w:type="gramEnd"/>
      <w:r w:rsidRPr="00183F6E">
        <w:rPr>
          <w:sz w:val="20"/>
        </w:rPr>
        <w:t>.</w:t>
      </w:r>
    </w:p>
    <w:p w14:paraId="24BF4EDE" w14:textId="77777777" w:rsidR="00CF1032" w:rsidRPr="00183F6E" w:rsidRDefault="00CF1032">
      <w:pPr>
        <w:pStyle w:val="CMT"/>
        <w:rPr>
          <w:rFonts w:ascii="Arial" w:hAnsi="Arial" w:cs="Arial"/>
          <w:sz w:val="20"/>
        </w:rPr>
      </w:pPr>
      <w:r w:rsidRPr="00183F6E">
        <w:rPr>
          <w:rFonts w:ascii="Arial" w:hAnsi="Arial" w:cs="Arial"/>
          <w:sz w:val="20"/>
        </w:rPr>
        <w:t>Retain one or more of eight paragraphs in this article if bronze ball valves are required.  MSS SP-110 covers both brass and bronze, copper-alloy ball valves NPS 1/4 to NPS 4 (DN 8 to DN 100).  See the Evaluations and manufacturers' catalogs before selecting either brass or bronze ball valves or including both.</w:t>
      </w:r>
    </w:p>
    <w:p w14:paraId="5A4157CA" w14:textId="77777777" w:rsidR="00CF1032" w:rsidRPr="00183F6E" w:rsidRDefault="00CF1032">
      <w:pPr>
        <w:pStyle w:val="CMT"/>
        <w:rPr>
          <w:rFonts w:ascii="Arial" w:hAnsi="Arial" w:cs="Arial"/>
          <w:sz w:val="20"/>
        </w:rPr>
      </w:pPr>
      <w:r w:rsidRPr="00183F6E">
        <w:rPr>
          <w:rFonts w:ascii="Arial" w:hAnsi="Arial" w:cs="Arial"/>
          <w:sz w:val="20"/>
        </w:rPr>
        <w:t>Caution:  Two-piece ball valves with a full or regular port are recommended for most services.  One-piece ball valves have a reduced port and one fewer leak path.  Three-piece ball valves are recommended if disassembly without removing valve from piping is required.</w:t>
      </w:r>
    </w:p>
    <w:p w14:paraId="17D1C29E" w14:textId="77777777" w:rsidR="00CF1032" w:rsidRPr="00183F6E" w:rsidRDefault="00CF1032">
      <w:pPr>
        <w:pStyle w:val="CMT"/>
        <w:rPr>
          <w:rFonts w:ascii="Arial" w:hAnsi="Arial" w:cs="Arial"/>
          <w:sz w:val="20"/>
        </w:rPr>
      </w:pPr>
      <w:r w:rsidRPr="00183F6E">
        <w:rPr>
          <w:rFonts w:ascii="Arial" w:hAnsi="Arial" w:cs="Arial"/>
          <w:sz w:val="20"/>
        </w:rPr>
        <w:t>Where pressure drop is a concern, use full-port ball valves.  For corrosive or high-temperature applications, use stainless-steel-trim ball valves.</w:t>
      </w:r>
    </w:p>
    <w:p w14:paraId="6523DFE4" w14:textId="77777777" w:rsidR="00CF1032" w:rsidRPr="00183F6E" w:rsidRDefault="00CF1032" w:rsidP="003C4DB1">
      <w:pPr>
        <w:pStyle w:val="PR3"/>
        <w:numPr>
          <w:ilvl w:val="0"/>
          <w:numId w:val="0"/>
        </w:numPr>
        <w:ind w:left="2016"/>
        <w:rPr>
          <w:rFonts w:ascii="Arial" w:hAnsi="Arial" w:cs="Arial"/>
          <w:sz w:val="20"/>
        </w:rPr>
      </w:pPr>
    </w:p>
    <w:p w14:paraId="2C512C62" w14:textId="77777777" w:rsidR="00CF1032" w:rsidRPr="00183F6E" w:rsidRDefault="00CF1032" w:rsidP="000C44E3">
      <w:pPr>
        <w:pStyle w:val="PR3"/>
        <w:numPr>
          <w:ilvl w:val="0"/>
          <w:numId w:val="0"/>
        </w:numPr>
        <w:ind w:left="2016"/>
        <w:rPr>
          <w:rFonts w:ascii="Arial" w:hAnsi="Arial" w:cs="Arial"/>
          <w:sz w:val="20"/>
        </w:rPr>
      </w:pPr>
    </w:p>
    <w:p w14:paraId="41207D6C" w14:textId="77777777" w:rsidR="00CF1032" w:rsidRPr="00183F6E" w:rsidRDefault="00CF1032" w:rsidP="00BC6AE7">
      <w:pPr>
        <w:pStyle w:val="ART"/>
        <w:rPr>
          <w:sz w:val="20"/>
        </w:rPr>
      </w:pPr>
      <w:r w:rsidRPr="00183F6E">
        <w:rPr>
          <w:sz w:val="20"/>
        </w:rPr>
        <w:t>BRONZE LIFT CHECK VALVES</w:t>
      </w:r>
    </w:p>
    <w:p w14:paraId="16787F90" w14:textId="77777777" w:rsidR="00CF1032" w:rsidRPr="00183F6E" w:rsidRDefault="00CF1032">
      <w:pPr>
        <w:pStyle w:val="CMT"/>
        <w:rPr>
          <w:rFonts w:ascii="Arial" w:hAnsi="Arial" w:cs="Arial"/>
          <w:sz w:val="20"/>
        </w:rPr>
      </w:pPr>
      <w:r w:rsidRPr="00183F6E">
        <w:rPr>
          <w:rFonts w:ascii="Arial" w:hAnsi="Arial" w:cs="Arial"/>
          <w:sz w:val="20"/>
        </w:rPr>
        <w:t>See Editing Instruction No. 1 in the Evaluations for cautions about naming manufacturers.  See Division 1 Section "Product Requirements."</w:t>
      </w:r>
    </w:p>
    <w:p w14:paraId="27C27D4C" w14:textId="77777777" w:rsidR="00CF1032" w:rsidRPr="00183F6E" w:rsidRDefault="00CF1032">
      <w:pPr>
        <w:pStyle w:val="CMT"/>
        <w:rPr>
          <w:rFonts w:ascii="Arial" w:hAnsi="Arial" w:cs="Arial"/>
          <w:sz w:val="20"/>
        </w:rPr>
      </w:pPr>
      <w:r w:rsidRPr="00183F6E">
        <w:rPr>
          <w:rFonts w:ascii="Arial" w:hAnsi="Arial" w:cs="Arial"/>
          <w:sz w:val="20"/>
        </w:rPr>
        <w:t>Retain one or both paragraphs in this article if bronze lift check valves are required.  MSS SP-80 covers bronze lift check valves NPS 1/4 to NPS 3 (DN 8 to DN 80).</w:t>
      </w:r>
    </w:p>
    <w:p w14:paraId="6B4D991C" w14:textId="77777777" w:rsidR="00CF1032" w:rsidRPr="00183F6E" w:rsidRDefault="00CF1032" w:rsidP="00BC6AE7">
      <w:pPr>
        <w:pStyle w:val="PR1"/>
        <w:rPr>
          <w:sz w:val="20"/>
        </w:rPr>
      </w:pPr>
      <w:r w:rsidRPr="00183F6E">
        <w:rPr>
          <w:sz w:val="20"/>
        </w:rPr>
        <w:t>Class 125, Lift Check Valves with Nonmetallic TFE Disc:</w:t>
      </w:r>
    </w:p>
    <w:p w14:paraId="1AF7B279" w14:textId="77777777" w:rsidR="00CF1032" w:rsidRPr="00183F6E" w:rsidRDefault="00CF1032">
      <w:pPr>
        <w:pStyle w:val="CMT"/>
        <w:rPr>
          <w:rFonts w:ascii="Arial" w:hAnsi="Arial" w:cs="Arial"/>
          <w:sz w:val="20"/>
        </w:rPr>
      </w:pPr>
      <w:r w:rsidRPr="00183F6E">
        <w:rPr>
          <w:rFonts w:ascii="Arial" w:hAnsi="Arial" w:cs="Arial"/>
          <w:sz w:val="20"/>
        </w:rPr>
        <w:lastRenderedPageBreak/>
        <w:t>See Editing Instruction No. 1 in the Evaluations for cautions about naming manufacturers.  See Division 1 Section "Product Requirements."</w:t>
      </w:r>
    </w:p>
    <w:p w14:paraId="2B8683A1" w14:textId="77777777" w:rsidR="00CF1032" w:rsidRPr="00183F6E" w:rsidRDefault="00CF1032" w:rsidP="00BC6AE7">
      <w:pPr>
        <w:pStyle w:val="PR21"/>
        <w:rPr>
          <w:sz w:val="20"/>
        </w:rPr>
      </w:pPr>
      <w:r w:rsidRPr="00183F6E">
        <w:rPr>
          <w:sz w:val="20"/>
        </w:rPr>
        <w:t>Basis-of-Design Product</w:t>
      </w:r>
      <w:proofErr w:type="gramStart"/>
      <w:r w:rsidRPr="00183F6E">
        <w:rPr>
          <w:sz w:val="20"/>
        </w:rPr>
        <w:t>:  Subject</w:t>
      </w:r>
      <w:proofErr w:type="gramEnd"/>
      <w:r w:rsidRPr="00183F6E">
        <w:rPr>
          <w:sz w:val="20"/>
        </w:rPr>
        <w:t xml:space="preserve"> </w:t>
      </w:r>
      <w:proofErr w:type="gramStart"/>
      <w:r w:rsidRPr="00183F6E">
        <w:rPr>
          <w:sz w:val="20"/>
        </w:rPr>
        <w:t>to</w:t>
      </w:r>
      <w:proofErr w:type="gramEnd"/>
      <w:r w:rsidRPr="00183F6E">
        <w:rPr>
          <w:sz w:val="20"/>
        </w:rPr>
        <w:t xml:space="preserve"> compliance with requireme</w:t>
      </w:r>
      <w:r w:rsidR="00AD524E" w:rsidRPr="00183F6E">
        <w:rPr>
          <w:sz w:val="20"/>
        </w:rPr>
        <w:t>nts, provide NIBCO Model S-480-Y-LF</w:t>
      </w:r>
      <w:r w:rsidRPr="00183F6E">
        <w:rPr>
          <w:sz w:val="20"/>
        </w:rPr>
        <w:t xml:space="preserve"> or T-480-Y</w:t>
      </w:r>
      <w:r w:rsidR="00AD524E" w:rsidRPr="00183F6E">
        <w:rPr>
          <w:sz w:val="20"/>
        </w:rPr>
        <w:t>-LF</w:t>
      </w:r>
      <w:r w:rsidRPr="00183F6E">
        <w:rPr>
          <w:sz w:val="20"/>
        </w:rPr>
        <w:t xml:space="preserve"> or a comparable product by one of the following:</w:t>
      </w:r>
    </w:p>
    <w:p w14:paraId="62748FC1" w14:textId="77777777" w:rsidR="00CF1032" w:rsidRPr="00183F6E" w:rsidRDefault="00B5128E" w:rsidP="00BC6AE7">
      <w:pPr>
        <w:pStyle w:val="PR31"/>
        <w:rPr>
          <w:sz w:val="20"/>
        </w:rPr>
      </w:pPr>
      <w:r w:rsidRPr="00183F6E">
        <w:rPr>
          <w:sz w:val="20"/>
        </w:rPr>
        <w:t>Hammond.</w:t>
      </w:r>
    </w:p>
    <w:p w14:paraId="2CBBB7E8" w14:textId="77777777" w:rsidR="00CF1032" w:rsidRPr="00183F6E" w:rsidRDefault="00B5128E" w:rsidP="00BC6AE7">
      <w:pPr>
        <w:pStyle w:val="PR3"/>
        <w:rPr>
          <w:sz w:val="20"/>
        </w:rPr>
      </w:pPr>
      <w:r w:rsidRPr="00183F6E">
        <w:rPr>
          <w:sz w:val="20"/>
          <w:lang w:val="fi-FI"/>
        </w:rPr>
        <w:t>Milwaukee</w:t>
      </w:r>
      <w:r w:rsidR="00CF1032" w:rsidRPr="00183F6E">
        <w:rPr>
          <w:sz w:val="20"/>
        </w:rPr>
        <w:t>.</w:t>
      </w:r>
    </w:p>
    <w:p w14:paraId="388AFC20" w14:textId="77777777" w:rsidR="00CF1032" w:rsidRPr="00183F6E" w:rsidRDefault="00CF1032" w:rsidP="00BC6AE7">
      <w:pPr>
        <w:pStyle w:val="PR21"/>
        <w:rPr>
          <w:sz w:val="20"/>
        </w:rPr>
      </w:pPr>
      <w:r w:rsidRPr="00183F6E">
        <w:rPr>
          <w:sz w:val="20"/>
        </w:rPr>
        <w:t>Description:</w:t>
      </w:r>
    </w:p>
    <w:p w14:paraId="46F71DFC" w14:textId="77777777" w:rsidR="00CF1032" w:rsidRPr="00183F6E" w:rsidRDefault="00CF1032" w:rsidP="00BC6AE7">
      <w:pPr>
        <w:pStyle w:val="PR31"/>
        <w:rPr>
          <w:sz w:val="20"/>
        </w:rPr>
      </w:pPr>
      <w:r w:rsidRPr="00183F6E">
        <w:rPr>
          <w:sz w:val="20"/>
        </w:rPr>
        <w:t>Standard</w:t>
      </w:r>
      <w:proofErr w:type="gramStart"/>
      <w:r w:rsidRPr="00183F6E">
        <w:rPr>
          <w:sz w:val="20"/>
        </w:rPr>
        <w:t>:  MSS</w:t>
      </w:r>
      <w:proofErr w:type="gramEnd"/>
      <w:r w:rsidRPr="00183F6E">
        <w:rPr>
          <w:sz w:val="20"/>
        </w:rPr>
        <w:t> SP-80, Type 2</w:t>
      </w:r>
      <w:r w:rsidR="00AD524E" w:rsidRPr="00183F6E">
        <w:rPr>
          <w:sz w:val="20"/>
        </w:rPr>
        <w:t>, NSF 61-G</w:t>
      </w:r>
      <w:r w:rsidRPr="00183F6E">
        <w:rPr>
          <w:sz w:val="20"/>
        </w:rPr>
        <w:t>.</w:t>
      </w:r>
    </w:p>
    <w:p w14:paraId="11461588" w14:textId="77777777" w:rsidR="00CF1032" w:rsidRPr="00183F6E" w:rsidRDefault="00CF1032" w:rsidP="00BC6AE7">
      <w:pPr>
        <w:pStyle w:val="PR3"/>
        <w:rPr>
          <w:sz w:val="20"/>
        </w:rPr>
      </w:pPr>
      <w:r w:rsidRPr="00183F6E">
        <w:rPr>
          <w:sz w:val="20"/>
        </w:rPr>
        <w:t>CWP Rating</w:t>
      </w:r>
      <w:proofErr w:type="gramStart"/>
      <w:r w:rsidRPr="00183F6E">
        <w:rPr>
          <w:sz w:val="20"/>
        </w:rPr>
        <w:t xml:space="preserve">:  </w:t>
      </w:r>
      <w:r w:rsidRPr="00183F6E">
        <w:rPr>
          <w:rStyle w:val="IP"/>
          <w:rFonts w:ascii="Arial" w:hAnsi="Arial" w:cs="Arial"/>
          <w:color w:val="auto"/>
          <w:sz w:val="20"/>
        </w:rPr>
        <w:t>200</w:t>
      </w:r>
      <w:proofErr w:type="gramEnd"/>
      <w:r w:rsidRPr="00183F6E">
        <w:rPr>
          <w:rStyle w:val="IP"/>
          <w:rFonts w:ascii="Arial" w:hAnsi="Arial" w:cs="Arial"/>
          <w:color w:val="auto"/>
          <w:sz w:val="20"/>
        </w:rPr>
        <w:t xml:space="preserve"> </w:t>
      </w:r>
      <w:proofErr w:type="spellStart"/>
      <w:r w:rsidRPr="00183F6E">
        <w:rPr>
          <w:rStyle w:val="IP"/>
          <w:rFonts w:ascii="Arial" w:hAnsi="Arial" w:cs="Arial"/>
          <w:color w:val="auto"/>
          <w:sz w:val="20"/>
        </w:rPr>
        <w:t>psig</w:t>
      </w:r>
      <w:proofErr w:type="spellEnd"/>
      <w:r w:rsidRPr="00183F6E">
        <w:rPr>
          <w:sz w:val="20"/>
        </w:rPr>
        <w:t>.</w:t>
      </w:r>
    </w:p>
    <w:p w14:paraId="48B4B2BC" w14:textId="77777777" w:rsidR="00CF1032" w:rsidRPr="00183F6E" w:rsidRDefault="00CF1032" w:rsidP="00BC6AE7">
      <w:pPr>
        <w:pStyle w:val="PR3"/>
        <w:rPr>
          <w:sz w:val="20"/>
        </w:rPr>
      </w:pPr>
      <w:r w:rsidRPr="00183F6E">
        <w:rPr>
          <w:sz w:val="20"/>
        </w:rPr>
        <w:t>Body Design</w:t>
      </w:r>
      <w:proofErr w:type="gramStart"/>
      <w:r w:rsidRPr="00183F6E">
        <w:rPr>
          <w:sz w:val="20"/>
        </w:rPr>
        <w:t>:  Vertical</w:t>
      </w:r>
      <w:proofErr w:type="gramEnd"/>
      <w:r w:rsidRPr="00183F6E">
        <w:rPr>
          <w:sz w:val="20"/>
        </w:rPr>
        <w:t xml:space="preserve"> flow.</w:t>
      </w:r>
    </w:p>
    <w:p w14:paraId="5739B634" w14:textId="77777777" w:rsidR="00CF1032" w:rsidRPr="00183F6E" w:rsidRDefault="00CF1032" w:rsidP="00BC6AE7">
      <w:pPr>
        <w:pStyle w:val="PR3"/>
        <w:rPr>
          <w:sz w:val="20"/>
        </w:rPr>
      </w:pPr>
      <w:r w:rsidRPr="00183F6E">
        <w:rPr>
          <w:sz w:val="20"/>
        </w:rPr>
        <w:t xml:space="preserve">Body </w:t>
      </w:r>
      <w:r w:rsidR="00AD524E" w:rsidRPr="00183F6E">
        <w:rPr>
          <w:sz w:val="20"/>
        </w:rPr>
        <w:t>Material</w:t>
      </w:r>
      <w:proofErr w:type="gramStart"/>
      <w:r w:rsidR="00AD524E" w:rsidRPr="00183F6E">
        <w:rPr>
          <w:sz w:val="20"/>
        </w:rPr>
        <w:t>:  ASTM</w:t>
      </w:r>
      <w:proofErr w:type="gramEnd"/>
      <w:r w:rsidR="00AD524E" w:rsidRPr="00183F6E">
        <w:rPr>
          <w:sz w:val="20"/>
        </w:rPr>
        <w:t> B 584 Alloy C87850</w:t>
      </w:r>
      <w:r w:rsidRPr="00183F6E">
        <w:rPr>
          <w:sz w:val="20"/>
        </w:rPr>
        <w:t xml:space="preserve">, </w:t>
      </w:r>
      <w:r w:rsidR="00AD524E" w:rsidRPr="00183F6E">
        <w:rPr>
          <w:sz w:val="20"/>
        </w:rPr>
        <w:t xml:space="preserve">lead free </w:t>
      </w:r>
      <w:r w:rsidRPr="00183F6E">
        <w:rPr>
          <w:sz w:val="20"/>
        </w:rPr>
        <w:t>bronze.</w:t>
      </w:r>
    </w:p>
    <w:p w14:paraId="5C0FD5E9" w14:textId="77777777" w:rsidR="00CF1032" w:rsidRPr="00183F6E" w:rsidRDefault="00CF1032" w:rsidP="00BC6AE7">
      <w:pPr>
        <w:pStyle w:val="PR3"/>
        <w:rPr>
          <w:sz w:val="20"/>
        </w:rPr>
      </w:pPr>
      <w:r w:rsidRPr="00183F6E">
        <w:rPr>
          <w:sz w:val="20"/>
        </w:rPr>
        <w:t>Ends</w:t>
      </w:r>
      <w:proofErr w:type="gramStart"/>
      <w:r w:rsidRPr="00183F6E">
        <w:rPr>
          <w:sz w:val="20"/>
        </w:rPr>
        <w:t>:  Threaded</w:t>
      </w:r>
      <w:proofErr w:type="gramEnd"/>
      <w:r w:rsidRPr="00183F6E">
        <w:rPr>
          <w:sz w:val="20"/>
        </w:rPr>
        <w:t xml:space="preserve"> or Solder.</w:t>
      </w:r>
    </w:p>
    <w:p w14:paraId="668E307F" w14:textId="77777777" w:rsidR="00CF1032" w:rsidRPr="00183F6E" w:rsidRDefault="00CF1032" w:rsidP="00571B81">
      <w:pPr>
        <w:pStyle w:val="PR3"/>
        <w:spacing w:after="100" w:afterAutospacing="1"/>
        <w:rPr>
          <w:rFonts w:ascii="Arial" w:hAnsi="Arial" w:cs="Arial"/>
          <w:sz w:val="20"/>
        </w:rPr>
      </w:pPr>
      <w:r w:rsidRPr="00183F6E">
        <w:rPr>
          <w:rFonts w:ascii="Arial" w:hAnsi="Arial" w:cs="Arial"/>
          <w:sz w:val="20"/>
        </w:rPr>
        <w:t>Disc</w:t>
      </w:r>
      <w:proofErr w:type="gramStart"/>
      <w:r w:rsidRPr="00183F6E">
        <w:rPr>
          <w:rFonts w:ascii="Arial" w:hAnsi="Arial" w:cs="Arial"/>
          <w:sz w:val="20"/>
        </w:rPr>
        <w:t>:  PTFE</w:t>
      </w:r>
      <w:proofErr w:type="gramEnd"/>
      <w:r w:rsidRPr="00183F6E">
        <w:rPr>
          <w:rFonts w:ascii="Arial" w:hAnsi="Arial" w:cs="Arial"/>
          <w:sz w:val="20"/>
        </w:rPr>
        <w:t>, or TFE.</w:t>
      </w:r>
    </w:p>
    <w:p w14:paraId="77E764B4" w14:textId="77777777" w:rsidR="00CF1032" w:rsidRPr="00183F6E" w:rsidRDefault="00CF1032" w:rsidP="00571B81">
      <w:pPr>
        <w:pStyle w:val="ART"/>
        <w:spacing w:before="0"/>
        <w:rPr>
          <w:rFonts w:ascii="Arial" w:hAnsi="Arial" w:cs="Arial"/>
          <w:sz w:val="20"/>
        </w:rPr>
      </w:pPr>
      <w:r w:rsidRPr="00183F6E">
        <w:rPr>
          <w:rFonts w:ascii="Arial" w:hAnsi="Arial" w:cs="Arial"/>
          <w:sz w:val="20"/>
        </w:rPr>
        <w:t>BRONZE SWING CHECK VALVES</w:t>
      </w:r>
    </w:p>
    <w:p w14:paraId="030F552A" w14:textId="77777777" w:rsidR="00CF1032" w:rsidRPr="00183F6E" w:rsidRDefault="00CF1032">
      <w:pPr>
        <w:pStyle w:val="CMT"/>
        <w:rPr>
          <w:rFonts w:ascii="Arial" w:hAnsi="Arial" w:cs="Arial"/>
          <w:sz w:val="20"/>
        </w:rPr>
      </w:pPr>
      <w:r w:rsidRPr="00183F6E">
        <w:rPr>
          <w:rFonts w:ascii="Arial" w:hAnsi="Arial" w:cs="Arial"/>
          <w:sz w:val="20"/>
        </w:rPr>
        <w:t>Retain one or more of four paragraphs in this article if bronze swing check valves are required.  MSS SP-80 covers bronze swing check valves NPS 1/4 to NPS 3 (DN 8 to DN 80).</w:t>
      </w:r>
    </w:p>
    <w:p w14:paraId="7E42E4D3" w14:textId="77777777" w:rsidR="005E1037" w:rsidRPr="00183F6E" w:rsidRDefault="005E1037" w:rsidP="00BC6AE7">
      <w:pPr>
        <w:pStyle w:val="PR1"/>
        <w:rPr>
          <w:sz w:val="20"/>
        </w:rPr>
      </w:pPr>
      <w:r w:rsidRPr="00183F6E">
        <w:rPr>
          <w:sz w:val="20"/>
        </w:rPr>
        <w:t>Class 125, Bronze Swing Check Valves with Nonmetallic TFE Disc:</w:t>
      </w:r>
    </w:p>
    <w:p w14:paraId="6751782D" w14:textId="77777777" w:rsidR="005E1037" w:rsidRPr="00183F6E" w:rsidRDefault="005E1037" w:rsidP="005E1037">
      <w:pPr>
        <w:pStyle w:val="CMT"/>
        <w:rPr>
          <w:rFonts w:ascii="Arial" w:hAnsi="Arial" w:cs="Arial"/>
          <w:sz w:val="20"/>
        </w:rPr>
      </w:pPr>
      <w:r w:rsidRPr="00183F6E">
        <w:rPr>
          <w:rFonts w:ascii="Arial" w:hAnsi="Arial" w:cs="Arial"/>
          <w:sz w:val="20"/>
        </w:rPr>
        <w:t>See Editing Instruction No. 1 in the Evaluations for cautions about naming manufacturers.  See Division 1 Section "Product Requirements."</w:t>
      </w:r>
    </w:p>
    <w:p w14:paraId="3B7C3B20" w14:textId="77777777" w:rsidR="005E1037" w:rsidRPr="00183F6E" w:rsidRDefault="005E1037" w:rsidP="00BC6AE7">
      <w:pPr>
        <w:pStyle w:val="PR21"/>
        <w:rPr>
          <w:sz w:val="20"/>
        </w:rPr>
      </w:pPr>
      <w:r w:rsidRPr="00183F6E">
        <w:rPr>
          <w:sz w:val="20"/>
        </w:rPr>
        <w:t>Basis-of-Design Product</w:t>
      </w:r>
      <w:proofErr w:type="gramStart"/>
      <w:r w:rsidRPr="00183F6E">
        <w:rPr>
          <w:sz w:val="20"/>
        </w:rPr>
        <w:t>:  Subject</w:t>
      </w:r>
      <w:proofErr w:type="gramEnd"/>
      <w:r w:rsidRPr="00183F6E">
        <w:rPr>
          <w:sz w:val="20"/>
        </w:rPr>
        <w:t xml:space="preserve"> to compliance with requirements, provide NIBCO Model S-413-Y</w:t>
      </w:r>
      <w:r w:rsidR="00AD524E" w:rsidRPr="00183F6E">
        <w:rPr>
          <w:sz w:val="20"/>
        </w:rPr>
        <w:t>-LF</w:t>
      </w:r>
      <w:r w:rsidRPr="00183F6E">
        <w:rPr>
          <w:sz w:val="20"/>
        </w:rPr>
        <w:t xml:space="preserve"> or T-413-Y</w:t>
      </w:r>
      <w:r w:rsidR="00AD524E" w:rsidRPr="00183F6E">
        <w:rPr>
          <w:sz w:val="20"/>
        </w:rPr>
        <w:t>-LF</w:t>
      </w:r>
      <w:r w:rsidRPr="00183F6E">
        <w:rPr>
          <w:sz w:val="20"/>
        </w:rPr>
        <w:t xml:space="preserve"> or a comparable product by one of the following:</w:t>
      </w:r>
    </w:p>
    <w:p w14:paraId="27F5203B" w14:textId="77777777" w:rsidR="005E1037" w:rsidRPr="00183F6E" w:rsidRDefault="005E1037" w:rsidP="00BC6AE7">
      <w:pPr>
        <w:pStyle w:val="PR31"/>
        <w:rPr>
          <w:sz w:val="20"/>
        </w:rPr>
      </w:pPr>
      <w:r w:rsidRPr="00183F6E">
        <w:rPr>
          <w:sz w:val="20"/>
        </w:rPr>
        <w:t>Crane Co.; Crane Valve Group; Crane Valves.</w:t>
      </w:r>
    </w:p>
    <w:p w14:paraId="01E2369A" w14:textId="77777777" w:rsidR="005E1037" w:rsidRPr="00183F6E" w:rsidRDefault="005E1037" w:rsidP="00BC6AE7">
      <w:pPr>
        <w:pStyle w:val="PR3"/>
        <w:rPr>
          <w:sz w:val="20"/>
        </w:rPr>
      </w:pPr>
      <w:r w:rsidRPr="00183F6E">
        <w:rPr>
          <w:sz w:val="20"/>
        </w:rPr>
        <w:t>Powell Valves.</w:t>
      </w:r>
    </w:p>
    <w:p w14:paraId="5E556A24" w14:textId="77777777" w:rsidR="005E1037" w:rsidRPr="00183F6E" w:rsidRDefault="005E1037" w:rsidP="00BC6AE7">
      <w:pPr>
        <w:pStyle w:val="PR21"/>
        <w:rPr>
          <w:sz w:val="20"/>
        </w:rPr>
      </w:pPr>
      <w:r w:rsidRPr="00183F6E">
        <w:rPr>
          <w:sz w:val="20"/>
        </w:rPr>
        <w:t>Description:</w:t>
      </w:r>
    </w:p>
    <w:p w14:paraId="0DD5C9C4" w14:textId="77777777" w:rsidR="005E1037" w:rsidRPr="00183F6E" w:rsidRDefault="005E1037" w:rsidP="00BC6AE7">
      <w:pPr>
        <w:pStyle w:val="PR31"/>
        <w:rPr>
          <w:sz w:val="20"/>
        </w:rPr>
      </w:pPr>
      <w:r w:rsidRPr="00183F6E">
        <w:rPr>
          <w:sz w:val="20"/>
        </w:rPr>
        <w:t>Standard</w:t>
      </w:r>
      <w:proofErr w:type="gramStart"/>
      <w:r w:rsidRPr="00183F6E">
        <w:rPr>
          <w:sz w:val="20"/>
        </w:rPr>
        <w:t>:  MSS</w:t>
      </w:r>
      <w:proofErr w:type="gramEnd"/>
      <w:r w:rsidRPr="00183F6E">
        <w:rPr>
          <w:sz w:val="20"/>
        </w:rPr>
        <w:t> SP-80, Type 4</w:t>
      </w:r>
      <w:r w:rsidR="00AD524E" w:rsidRPr="00183F6E">
        <w:rPr>
          <w:sz w:val="20"/>
        </w:rPr>
        <w:t>, NSF 61-G</w:t>
      </w:r>
      <w:r w:rsidRPr="00183F6E">
        <w:rPr>
          <w:sz w:val="20"/>
        </w:rPr>
        <w:t>.</w:t>
      </w:r>
    </w:p>
    <w:p w14:paraId="5DAA10C9" w14:textId="77777777" w:rsidR="005E1037" w:rsidRPr="00183F6E" w:rsidRDefault="005E1037" w:rsidP="00BC6AE7">
      <w:pPr>
        <w:pStyle w:val="PR3"/>
        <w:rPr>
          <w:sz w:val="20"/>
        </w:rPr>
      </w:pPr>
      <w:r w:rsidRPr="00183F6E">
        <w:rPr>
          <w:sz w:val="20"/>
        </w:rPr>
        <w:t>CWP Rating</w:t>
      </w:r>
      <w:proofErr w:type="gramStart"/>
      <w:r w:rsidRPr="00183F6E">
        <w:rPr>
          <w:sz w:val="20"/>
        </w:rPr>
        <w:t xml:space="preserve">:  </w:t>
      </w:r>
      <w:r w:rsidRPr="00183F6E">
        <w:rPr>
          <w:rStyle w:val="IP"/>
          <w:rFonts w:ascii="Arial" w:hAnsi="Arial" w:cs="Arial"/>
          <w:color w:val="auto"/>
          <w:sz w:val="20"/>
        </w:rPr>
        <w:t>200</w:t>
      </w:r>
      <w:proofErr w:type="gramEnd"/>
      <w:r w:rsidRPr="00183F6E">
        <w:rPr>
          <w:rStyle w:val="IP"/>
          <w:rFonts w:ascii="Arial" w:hAnsi="Arial" w:cs="Arial"/>
          <w:color w:val="auto"/>
          <w:sz w:val="20"/>
        </w:rPr>
        <w:t xml:space="preserve"> </w:t>
      </w:r>
      <w:proofErr w:type="spellStart"/>
      <w:r w:rsidRPr="00183F6E">
        <w:rPr>
          <w:rStyle w:val="IP"/>
          <w:rFonts w:ascii="Arial" w:hAnsi="Arial" w:cs="Arial"/>
          <w:color w:val="auto"/>
          <w:sz w:val="20"/>
        </w:rPr>
        <w:t>psig</w:t>
      </w:r>
      <w:proofErr w:type="spellEnd"/>
      <w:r w:rsidRPr="00183F6E">
        <w:rPr>
          <w:sz w:val="20"/>
        </w:rPr>
        <w:t>.</w:t>
      </w:r>
    </w:p>
    <w:p w14:paraId="6052CBC7" w14:textId="77777777" w:rsidR="005E1037" w:rsidRPr="00183F6E" w:rsidRDefault="005E1037" w:rsidP="00BC6AE7">
      <w:pPr>
        <w:pStyle w:val="PR3"/>
        <w:rPr>
          <w:sz w:val="20"/>
        </w:rPr>
      </w:pPr>
      <w:r w:rsidRPr="00183F6E">
        <w:rPr>
          <w:sz w:val="20"/>
        </w:rPr>
        <w:t>Body Design</w:t>
      </w:r>
      <w:proofErr w:type="gramStart"/>
      <w:r w:rsidRPr="00183F6E">
        <w:rPr>
          <w:sz w:val="20"/>
        </w:rPr>
        <w:t>:  Y</w:t>
      </w:r>
      <w:proofErr w:type="gramEnd"/>
      <w:r w:rsidRPr="00183F6E">
        <w:rPr>
          <w:sz w:val="20"/>
        </w:rPr>
        <w:t>-pattern Horizontal flow.</w:t>
      </w:r>
    </w:p>
    <w:p w14:paraId="63608C8C" w14:textId="77777777" w:rsidR="005E1037" w:rsidRPr="00183F6E" w:rsidRDefault="00AD524E" w:rsidP="00BC6AE7">
      <w:pPr>
        <w:pStyle w:val="PR3"/>
        <w:rPr>
          <w:sz w:val="20"/>
        </w:rPr>
      </w:pPr>
      <w:r w:rsidRPr="00183F6E">
        <w:rPr>
          <w:sz w:val="20"/>
        </w:rPr>
        <w:t>Body Material</w:t>
      </w:r>
      <w:proofErr w:type="gramStart"/>
      <w:r w:rsidRPr="00183F6E">
        <w:rPr>
          <w:sz w:val="20"/>
        </w:rPr>
        <w:t>:  ASTM</w:t>
      </w:r>
      <w:proofErr w:type="gramEnd"/>
      <w:r w:rsidRPr="00183F6E">
        <w:rPr>
          <w:sz w:val="20"/>
        </w:rPr>
        <w:t> B 584 Alloy C87850</w:t>
      </w:r>
      <w:r w:rsidR="005E1037" w:rsidRPr="00183F6E">
        <w:rPr>
          <w:sz w:val="20"/>
        </w:rPr>
        <w:t xml:space="preserve">, </w:t>
      </w:r>
      <w:r w:rsidRPr="00183F6E">
        <w:rPr>
          <w:sz w:val="20"/>
        </w:rPr>
        <w:t xml:space="preserve">lead free </w:t>
      </w:r>
      <w:r w:rsidR="005E1037" w:rsidRPr="00183F6E">
        <w:rPr>
          <w:sz w:val="20"/>
        </w:rPr>
        <w:t>bronze.</w:t>
      </w:r>
    </w:p>
    <w:p w14:paraId="09FCCF59" w14:textId="77777777" w:rsidR="005E1037" w:rsidRPr="00183F6E" w:rsidRDefault="005E1037" w:rsidP="00BC6AE7">
      <w:pPr>
        <w:pStyle w:val="PR3"/>
        <w:rPr>
          <w:sz w:val="20"/>
        </w:rPr>
      </w:pPr>
      <w:r w:rsidRPr="00183F6E">
        <w:rPr>
          <w:sz w:val="20"/>
        </w:rPr>
        <w:t>Ends</w:t>
      </w:r>
      <w:proofErr w:type="gramStart"/>
      <w:r w:rsidRPr="00183F6E">
        <w:rPr>
          <w:sz w:val="20"/>
        </w:rPr>
        <w:t>:  Threaded</w:t>
      </w:r>
      <w:proofErr w:type="gramEnd"/>
      <w:r w:rsidRPr="00183F6E">
        <w:rPr>
          <w:sz w:val="20"/>
        </w:rPr>
        <w:t xml:space="preserve"> or Solder.</w:t>
      </w:r>
    </w:p>
    <w:p w14:paraId="42AB3FCE" w14:textId="77777777" w:rsidR="005E1037" w:rsidRPr="00183F6E" w:rsidRDefault="005E1037" w:rsidP="00571B81">
      <w:pPr>
        <w:pStyle w:val="PR3"/>
        <w:spacing w:after="100" w:afterAutospacing="1"/>
        <w:rPr>
          <w:rFonts w:ascii="Arial" w:hAnsi="Arial" w:cs="Arial"/>
          <w:sz w:val="20"/>
        </w:rPr>
      </w:pPr>
      <w:r w:rsidRPr="00183F6E">
        <w:rPr>
          <w:rFonts w:ascii="Arial" w:hAnsi="Arial" w:cs="Arial"/>
          <w:sz w:val="20"/>
        </w:rPr>
        <w:t>Disc</w:t>
      </w:r>
      <w:proofErr w:type="gramStart"/>
      <w:r w:rsidRPr="00183F6E">
        <w:rPr>
          <w:rFonts w:ascii="Arial" w:hAnsi="Arial" w:cs="Arial"/>
          <w:sz w:val="20"/>
        </w:rPr>
        <w:t>:  PTFE</w:t>
      </w:r>
      <w:proofErr w:type="gramEnd"/>
      <w:r w:rsidRPr="00183F6E">
        <w:rPr>
          <w:rFonts w:ascii="Arial" w:hAnsi="Arial" w:cs="Arial"/>
          <w:sz w:val="20"/>
        </w:rPr>
        <w:t xml:space="preserve"> or TFE.</w:t>
      </w:r>
    </w:p>
    <w:p w14:paraId="3EBB9DB3" w14:textId="77777777" w:rsidR="00CF1032" w:rsidRPr="00183F6E" w:rsidRDefault="00CF1032" w:rsidP="00AD524E">
      <w:pPr>
        <w:pStyle w:val="PR3"/>
        <w:numPr>
          <w:ilvl w:val="0"/>
          <w:numId w:val="0"/>
        </w:numPr>
        <w:ind w:left="2016"/>
        <w:rPr>
          <w:rFonts w:ascii="Arial" w:hAnsi="Arial" w:cs="Arial"/>
          <w:sz w:val="20"/>
        </w:rPr>
      </w:pPr>
    </w:p>
    <w:p w14:paraId="3E9DAA07" w14:textId="77777777" w:rsidR="00CF1032" w:rsidRPr="00183F6E" w:rsidRDefault="00CF1032" w:rsidP="00571B81">
      <w:pPr>
        <w:pStyle w:val="ART"/>
        <w:spacing w:before="0"/>
        <w:rPr>
          <w:rFonts w:ascii="Arial" w:hAnsi="Arial" w:cs="Arial"/>
          <w:sz w:val="20"/>
        </w:rPr>
      </w:pPr>
      <w:r w:rsidRPr="00183F6E">
        <w:rPr>
          <w:rFonts w:ascii="Arial" w:hAnsi="Arial" w:cs="Arial"/>
          <w:sz w:val="20"/>
        </w:rPr>
        <w:t>BRONZE GATE VALVES</w:t>
      </w:r>
    </w:p>
    <w:p w14:paraId="4190ABC1" w14:textId="77777777" w:rsidR="00CF1032" w:rsidRPr="00183F6E" w:rsidRDefault="00CF1032">
      <w:pPr>
        <w:pStyle w:val="CMT"/>
        <w:rPr>
          <w:rFonts w:ascii="Arial" w:hAnsi="Arial" w:cs="Arial"/>
          <w:sz w:val="20"/>
        </w:rPr>
      </w:pPr>
      <w:r w:rsidRPr="00183F6E">
        <w:rPr>
          <w:rFonts w:ascii="Arial" w:hAnsi="Arial" w:cs="Arial"/>
          <w:sz w:val="20"/>
        </w:rPr>
        <w:t>Retain one or more of four paragraphs in this article if bronze gate valves are required.  MSS SP-80 covers bronze gate valves NPS 1/4 to NPS 3 (DN 8 to DN 80).</w:t>
      </w:r>
    </w:p>
    <w:p w14:paraId="6619E374" w14:textId="77777777" w:rsidR="00CF1032" w:rsidRPr="00183F6E" w:rsidRDefault="00AD524E" w:rsidP="00BC6AE7">
      <w:pPr>
        <w:pStyle w:val="PR1"/>
        <w:rPr>
          <w:sz w:val="20"/>
        </w:rPr>
      </w:pPr>
      <w:r w:rsidRPr="00183F6E">
        <w:rPr>
          <w:sz w:val="20"/>
        </w:rPr>
        <w:t>N</w:t>
      </w:r>
      <w:r w:rsidR="00CF1032" w:rsidRPr="00183F6E">
        <w:rPr>
          <w:sz w:val="20"/>
        </w:rPr>
        <w:t>RS Bronze Gate Valves:</w:t>
      </w:r>
    </w:p>
    <w:p w14:paraId="0A37B8E7" w14:textId="77777777" w:rsidR="00CF1032" w:rsidRPr="00183F6E" w:rsidRDefault="00CF1032">
      <w:pPr>
        <w:pStyle w:val="CMT"/>
        <w:rPr>
          <w:rFonts w:ascii="Arial" w:hAnsi="Arial" w:cs="Arial"/>
          <w:sz w:val="20"/>
        </w:rPr>
      </w:pPr>
      <w:r w:rsidRPr="00183F6E">
        <w:rPr>
          <w:rFonts w:ascii="Arial" w:hAnsi="Arial" w:cs="Arial"/>
          <w:sz w:val="20"/>
        </w:rPr>
        <w:t>See Editing Instruction No. 1 in the Evaluations for cautions about naming manufacturers.  See Division 1 Section "Product Requirements."</w:t>
      </w:r>
    </w:p>
    <w:p w14:paraId="16BD2EA4" w14:textId="77777777" w:rsidR="00CF1032" w:rsidRPr="00183F6E" w:rsidRDefault="00CF1032" w:rsidP="00BC6AE7">
      <w:pPr>
        <w:pStyle w:val="PR21"/>
        <w:rPr>
          <w:sz w:val="20"/>
        </w:rPr>
      </w:pPr>
      <w:r w:rsidRPr="00183F6E">
        <w:rPr>
          <w:sz w:val="20"/>
        </w:rPr>
        <w:t>Basis-of-Design Product</w:t>
      </w:r>
      <w:proofErr w:type="gramStart"/>
      <w:r w:rsidRPr="00183F6E">
        <w:rPr>
          <w:sz w:val="20"/>
        </w:rPr>
        <w:t>:  Subject</w:t>
      </w:r>
      <w:proofErr w:type="gramEnd"/>
      <w:r w:rsidRPr="00183F6E">
        <w:rPr>
          <w:sz w:val="20"/>
        </w:rPr>
        <w:t xml:space="preserve"> to compliance with require</w:t>
      </w:r>
      <w:r w:rsidR="00AD524E" w:rsidRPr="00183F6E">
        <w:rPr>
          <w:sz w:val="20"/>
        </w:rPr>
        <w:t>ments, provide NIBCO Model S-113-LF or T-113-LF</w:t>
      </w:r>
      <w:r w:rsidRPr="00183F6E">
        <w:rPr>
          <w:sz w:val="20"/>
        </w:rPr>
        <w:t xml:space="preserve"> or a comparable product by one of the following:</w:t>
      </w:r>
    </w:p>
    <w:p w14:paraId="72B3104F" w14:textId="77777777" w:rsidR="00CF1032" w:rsidRPr="00183F6E" w:rsidRDefault="00CF1032" w:rsidP="00BC6AE7">
      <w:pPr>
        <w:pStyle w:val="PR31"/>
        <w:rPr>
          <w:sz w:val="20"/>
        </w:rPr>
      </w:pPr>
      <w:r w:rsidRPr="00183F6E">
        <w:rPr>
          <w:sz w:val="20"/>
        </w:rPr>
        <w:t>Crane Co.; Crane Valve Group; Crane Valves.</w:t>
      </w:r>
    </w:p>
    <w:p w14:paraId="5A859285" w14:textId="77777777" w:rsidR="00CF1032" w:rsidRPr="00183F6E" w:rsidRDefault="00CF1032" w:rsidP="00BC6AE7">
      <w:pPr>
        <w:pStyle w:val="PR3"/>
        <w:rPr>
          <w:sz w:val="20"/>
        </w:rPr>
      </w:pPr>
      <w:r w:rsidRPr="00183F6E">
        <w:rPr>
          <w:sz w:val="20"/>
        </w:rPr>
        <w:t>Powell Valves.</w:t>
      </w:r>
    </w:p>
    <w:p w14:paraId="5152E0D7" w14:textId="77777777" w:rsidR="00CF1032" w:rsidRPr="00183F6E" w:rsidRDefault="00CF1032" w:rsidP="00BC6AE7">
      <w:pPr>
        <w:pStyle w:val="PR21"/>
        <w:rPr>
          <w:sz w:val="20"/>
        </w:rPr>
      </w:pPr>
      <w:r w:rsidRPr="00183F6E">
        <w:rPr>
          <w:sz w:val="20"/>
        </w:rPr>
        <w:t>Description:</w:t>
      </w:r>
    </w:p>
    <w:p w14:paraId="738880DA" w14:textId="77777777" w:rsidR="00CF1032" w:rsidRPr="00183F6E" w:rsidRDefault="00CF1032" w:rsidP="00BC6AE7">
      <w:pPr>
        <w:pStyle w:val="PR31"/>
        <w:rPr>
          <w:sz w:val="20"/>
        </w:rPr>
      </w:pPr>
      <w:r w:rsidRPr="00183F6E">
        <w:rPr>
          <w:sz w:val="20"/>
        </w:rPr>
        <w:t>Standard</w:t>
      </w:r>
      <w:proofErr w:type="gramStart"/>
      <w:r w:rsidRPr="00183F6E">
        <w:rPr>
          <w:sz w:val="20"/>
        </w:rPr>
        <w:t>:  MSS</w:t>
      </w:r>
      <w:proofErr w:type="gramEnd"/>
      <w:r w:rsidRPr="00183F6E">
        <w:rPr>
          <w:sz w:val="20"/>
        </w:rPr>
        <w:t> SP-</w:t>
      </w:r>
      <w:r w:rsidR="007E635D" w:rsidRPr="00183F6E">
        <w:rPr>
          <w:sz w:val="20"/>
        </w:rPr>
        <w:t>139</w:t>
      </w:r>
      <w:r w:rsidRPr="00183F6E">
        <w:rPr>
          <w:sz w:val="20"/>
        </w:rPr>
        <w:t>, Type 2</w:t>
      </w:r>
      <w:r w:rsidR="00AD524E" w:rsidRPr="00183F6E">
        <w:rPr>
          <w:sz w:val="20"/>
        </w:rPr>
        <w:t>, NSF 61-G</w:t>
      </w:r>
      <w:r w:rsidRPr="00183F6E">
        <w:rPr>
          <w:sz w:val="20"/>
        </w:rPr>
        <w:t>.</w:t>
      </w:r>
    </w:p>
    <w:p w14:paraId="56C428D9" w14:textId="77777777" w:rsidR="00CF1032" w:rsidRPr="00183F6E" w:rsidRDefault="00CF1032" w:rsidP="00BC6AE7">
      <w:pPr>
        <w:pStyle w:val="PR3"/>
        <w:rPr>
          <w:sz w:val="20"/>
        </w:rPr>
      </w:pPr>
      <w:r w:rsidRPr="00183F6E">
        <w:rPr>
          <w:sz w:val="20"/>
        </w:rPr>
        <w:t>CWP Rating</w:t>
      </w:r>
      <w:proofErr w:type="gramStart"/>
      <w:r w:rsidRPr="00183F6E">
        <w:rPr>
          <w:sz w:val="20"/>
        </w:rPr>
        <w:t xml:space="preserve">:  </w:t>
      </w:r>
      <w:r w:rsidR="00AD524E" w:rsidRPr="00183F6E">
        <w:rPr>
          <w:rStyle w:val="IP"/>
          <w:rFonts w:ascii="Arial" w:hAnsi="Arial" w:cs="Arial"/>
          <w:color w:val="auto"/>
          <w:sz w:val="20"/>
        </w:rPr>
        <w:t>2</w:t>
      </w:r>
      <w:r w:rsidRPr="00183F6E">
        <w:rPr>
          <w:rStyle w:val="IP"/>
          <w:rFonts w:ascii="Arial" w:hAnsi="Arial" w:cs="Arial"/>
          <w:color w:val="auto"/>
          <w:sz w:val="20"/>
        </w:rPr>
        <w:t>00</w:t>
      </w:r>
      <w:proofErr w:type="gramEnd"/>
      <w:r w:rsidRPr="00183F6E">
        <w:rPr>
          <w:rStyle w:val="IP"/>
          <w:rFonts w:ascii="Arial" w:hAnsi="Arial" w:cs="Arial"/>
          <w:color w:val="auto"/>
          <w:sz w:val="20"/>
        </w:rPr>
        <w:t xml:space="preserve"> </w:t>
      </w:r>
      <w:proofErr w:type="spellStart"/>
      <w:r w:rsidRPr="00183F6E">
        <w:rPr>
          <w:rStyle w:val="IP"/>
          <w:rFonts w:ascii="Arial" w:hAnsi="Arial" w:cs="Arial"/>
          <w:color w:val="auto"/>
          <w:sz w:val="20"/>
        </w:rPr>
        <w:t>psig</w:t>
      </w:r>
      <w:proofErr w:type="spellEnd"/>
      <w:r w:rsidRPr="00183F6E">
        <w:rPr>
          <w:sz w:val="20"/>
        </w:rPr>
        <w:t>.</w:t>
      </w:r>
    </w:p>
    <w:p w14:paraId="3E5FFE33" w14:textId="77777777" w:rsidR="00CF1032" w:rsidRPr="00183F6E" w:rsidRDefault="00AD524E" w:rsidP="00BC6AE7">
      <w:pPr>
        <w:pStyle w:val="PR3"/>
        <w:rPr>
          <w:sz w:val="20"/>
        </w:rPr>
      </w:pPr>
      <w:r w:rsidRPr="00183F6E">
        <w:rPr>
          <w:sz w:val="20"/>
        </w:rPr>
        <w:t>Body Material</w:t>
      </w:r>
      <w:proofErr w:type="gramStart"/>
      <w:r w:rsidRPr="00183F6E">
        <w:rPr>
          <w:sz w:val="20"/>
        </w:rPr>
        <w:t>:  ASTM</w:t>
      </w:r>
      <w:proofErr w:type="gramEnd"/>
      <w:r w:rsidRPr="00183F6E">
        <w:rPr>
          <w:sz w:val="20"/>
        </w:rPr>
        <w:t> B 584</w:t>
      </w:r>
      <w:r w:rsidR="00CF1032" w:rsidRPr="00183F6E">
        <w:rPr>
          <w:sz w:val="20"/>
        </w:rPr>
        <w:t xml:space="preserve">, </w:t>
      </w:r>
      <w:r w:rsidR="00ED5871" w:rsidRPr="00183F6E">
        <w:rPr>
          <w:sz w:val="20"/>
        </w:rPr>
        <w:t xml:space="preserve">dezincification-resistant </w:t>
      </w:r>
      <w:r w:rsidR="00CF1032" w:rsidRPr="00183F6E">
        <w:rPr>
          <w:sz w:val="20"/>
        </w:rPr>
        <w:t>bronze w</w:t>
      </w:r>
      <w:r w:rsidRPr="00183F6E">
        <w:rPr>
          <w:sz w:val="20"/>
        </w:rPr>
        <w:t>ith integral seat and threaded</w:t>
      </w:r>
      <w:r w:rsidR="00CF1032" w:rsidRPr="00183F6E">
        <w:rPr>
          <w:sz w:val="20"/>
        </w:rPr>
        <w:t xml:space="preserve"> bonnet.</w:t>
      </w:r>
    </w:p>
    <w:p w14:paraId="03A7BD8D" w14:textId="77777777" w:rsidR="00CF1032" w:rsidRPr="00183F6E" w:rsidRDefault="00CF1032" w:rsidP="00BC6AE7">
      <w:pPr>
        <w:pStyle w:val="PR3"/>
        <w:rPr>
          <w:sz w:val="20"/>
        </w:rPr>
      </w:pPr>
      <w:r w:rsidRPr="00183F6E">
        <w:rPr>
          <w:sz w:val="20"/>
        </w:rPr>
        <w:t>Ends</w:t>
      </w:r>
      <w:proofErr w:type="gramStart"/>
      <w:r w:rsidRPr="00183F6E">
        <w:rPr>
          <w:sz w:val="20"/>
        </w:rPr>
        <w:t>:  Threaded</w:t>
      </w:r>
      <w:proofErr w:type="gramEnd"/>
      <w:r w:rsidRPr="00183F6E">
        <w:rPr>
          <w:sz w:val="20"/>
        </w:rPr>
        <w:t xml:space="preserve"> or Solder.</w:t>
      </w:r>
    </w:p>
    <w:p w14:paraId="551F8797" w14:textId="77777777" w:rsidR="00CF1032" w:rsidRPr="00183F6E" w:rsidRDefault="002C5BFE" w:rsidP="00BC6AE7">
      <w:pPr>
        <w:pStyle w:val="PR3"/>
        <w:rPr>
          <w:sz w:val="20"/>
        </w:rPr>
      </w:pPr>
      <w:r w:rsidRPr="00183F6E">
        <w:rPr>
          <w:sz w:val="20"/>
        </w:rPr>
        <w:lastRenderedPageBreak/>
        <w:t>Stem</w:t>
      </w:r>
      <w:proofErr w:type="gramStart"/>
      <w:r w:rsidRPr="00183F6E">
        <w:rPr>
          <w:sz w:val="20"/>
        </w:rPr>
        <w:t>:  Lead</w:t>
      </w:r>
      <w:proofErr w:type="gramEnd"/>
      <w:r w:rsidRPr="00183F6E">
        <w:rPr>
          <w:sz w:val="20"/>
        </w:rPr>
        <w:t xml:space="preserve"> free </w:t>
      </w:r>
      <w:r w:rsidR="00CF1032" w:rsidRPr="00183F6E">
        <w:rPr>
          <w:sz w:val="20"/>
        </w:rPr>
        <w:t>Silicon Bronze.</w:t>
      </w:r>
    </w:p>
    <w:p w14:paraId="35A17CA1" w14:textId="77777777" w:rsidR="00CF1032" w:rsidRPr="00183F6E" w:rsidRDefault="00CF1032" w:rsidP="00BC6AE7">
      <w:pPr>
        <w:pStyle w:val="PR3"/>
        <w:rPr>
          <w:sz w:val="20"/>
        </w:rPr>
      </w:pPr>
      <w:r w:rsidRPr="00183F6E">
        <w:rPr>
          <w:sz w:val="20"/>
        </w:rPr>
        <w:t>Disc</w:t>
      </w:r>
      <w:proofErr w:type="gramStart"/>
      <w:r w:rsidRPr="00183F6E">
        <w:rPr>
          <w:sz w:val="20"/>
        </w:rPr>
        <w:t>:  Solid</w:t>
      </w:r>
      <w:proofErr w:type="gramEnd"/>
      <w:r w:rsidRPr="00183F6E">
        <w:rPr>
          <w:sz w:val="20"/>
        </w:rPr>
        <w:t xml:space="preserve"> wedge; </w:t>
      </w:r>
      <w:r w:rsidR="00AD524E" w:rsidRPr="00183F6E">
        <w:rPr>
          <w:sz w:val="20"/>
        </w:rPr>
        <w:t xml:space="preserve">lead free </w:t>
      </w:r>
      <w:r w:rsidRPr="00183F6E">
        <w:rPr>
          <w:sz w:val="20"/>
        </w:rPr>
        <w:t>bronze.</w:t>
      </w:r>
    </w:p>
    <w:p w14:paraId="0F36FEFD" w14:textId="77777777" w:rsidR="00CF1032" w:rsidRPr="00183F6E" w:rsidRDefault="00CF1032" w:rsidP="00BC6AE7">
      <w:pPr>
        <w:pStyle w:val="PR3"/>
        <w:rPr>
          <w:sz w:val="20"/>
        </w:rPr>
      </w:pPr>
      <w:r w:rsidRPr="00183F6E">
        <w:rPr>
          <w:sz w:val="20"/>
        </w:rPr>
        <w:t>Packing</w:t>
      </w:r>
      <w:proofErr w:type="gramStart"/>
      <w:r w:rsidRPr="00183F6E">
        <w:rPr>
          <w:sz w:val="20"/>
        </w:rPr>
        <w:t>:  Asbestos</w:t>
      </w:r>
      <w:proofErr w:type="gramEnd"/>
      <w:r w:rsidRPr="00183F6E">
        <w:rPr>
          <w:sz w:val="20"/>
        </w:rPr>
        <w:t xml:space="preserve"> free.</w:t>
      </w:r>
    </w:p>
    <w:p w14:paraId="4BE0E2DC" w14:textId="77777777" w:rsidR="00CF1032" w:rsidRPr="00183F6E" w:rsidRDefault="003B7129" w:rsidP="00571B81">
      <w:pPr>
        <w:pStyle w:val="PR3"/>
        <w:spacing w:after="100" w:afterAutospacing="1"/>
        <w:rPr>
          <w:rFonts w:ascii="Arial" w:hAnsi="Arial" w:cs="Arial"/>
          <w:sz w:val="20"/>
        </w:rPr>
      </w:pPr>
      <w:r w:rsidRPr="00183F6E">
        <w:rPr>
          <w:rFonts w:ascii="Arial" w:hAnsi="Arial" w:cs="Arial"/>
          <w:sz w:val="20"/>
        </w:rPr>
        <w:t>Handwheel:  Malleable iron</w:t>
      </w:r>
      <w:r w:rsidR="00CF1032" w:rsidRPr="00183F6E">
        <w:rPr>
          <w:rFonts w:ascii="Arial" w:hAnsi="Arial" w:cs="Arial"/>
          <w:sz w:val="20"/>
        </w:rPr>
        <w:t>.</w:t>
      </w:r>
    </w:p>
    <w:p w14:paraId="0D6BFF8C" w14:textId="77777777" w:rsidR="00ED5871" w:rsidRPr="00183F6E" w:rsidRDefault="00ED5871" w:rsidP="00BC6AE7">
      <w:pPr>
        <w:pStyle w:val="PR1"/>
        <w:rPr>
          <w:sz w:val="20"/>
        </w:rPr>
      </w:pPr>
      <w:r w:rsidRPr="00183F6E">
        <w:rPr>
          <w:sz w:val="20"/>
        </w:rPr>
        <w:t>RS Bronze Gate Valves:</w:t>
      </w:r>
    </w:p>
    <w:p w14:paraId="03374760" w14:textId="77777777" w:rsidR="00ED5871" w:rsidRPr="00183F6E" w:rsidRDefault="00ED5871" w:rsidP="00ED5871">
      <w:pPr>
        <w:pStyle w:val="PR1"/>
        <w:numPr>
          <w:ilvl w:val="0"/>
          <w:numId w:val="0"/>
        </w:numPr>
        <w:ind w:left="864"/>
        <w:rPr>
          <w:rFonts w:ascii="Arial" w:hAnsi="Arial" w:cs="Arial"/>
          <w:sz w:val="20"/>
        </w:rPr>
      </w:pPr>
    </w:p>
    <w:p w14:paraId="7AB9D31C" w14:textId="77777777" w:rsidR="00ED5871" w:rsidRPr="00183F6E" w:rsidRDefault="00ED5871" w:rsidP="00BC6AE7">
      <w:pPr>
        <w:pStyle w:val="PR2"/>
        <w:rPr>
          <w:sz w:val="20"/>
        </w:rPr>
      </w:pPr>
      <w:r w:rsidRPr="00183F6E">
        <w:rPr>
          <w:sz w:val="20"/>
        </w:rPr>
        <w:t xml:space="preserve">Basis-of-Design Product: Subject to compliance with requirements, provide NIBCO Model S-111-LF or T-111-LF or a comparable product </w:t>
      </w:r>
      <w:proofErr w:type="gramStart"/>
      <w:r w:rsidRPr="00183F6E">
        <w:rPr>
          <w:sz w:val="20"/>
        </w:rPr>
        <w:t>by</w:t>
      </w:r>
      <w:proofErr w:type="gramEnd"/>
      <w:r w:rsidRPr="00183F6E">
        <w:rPr>
          <w:sz w:val="20"/>
        </w:rPr>
        <w:t xml:space="preserve"> one of the following:</w:t>
      </w:r>
    </w:p>
    <w:p w14:paraId="45E4E3F1" w14:textId="77777777" w:rsidR="00ED5871" w:rsidRPr="00183F6E" w:rsidRDefault="00ED5871" w:rsidP="00ED5871">
      <w:pPr>
        <w:pStyle w:val="PR2"/>
        <w:numPr>
          <w:ilvl w:val="0"/>
          <w:numId w:val="0"/>
        </w:numPr>
        <w:ind w:left="1440"/>
        <w:rPr>
          <w:rFonts w:ascii="Arial" w:hAnsi="Arial" w:cs="Arial"/>
          <w:sz w:val="20"/>
        </w:rPr>
      </w:pPr>
    </w:p>
    <w:p w14:paraId="79096E63" w14:textId="77777777" w:rsidR="00ED5871" w:rsidRPr="00183F6E" w:rsidRDefault="00ED5871" w:rsidP="00BC6AE7">
      <w:pPr>
        <w:pStyle w:val="PR3"/>
        <w:rPr>
          <w:sz w:val="20"/>
        </w:rPr>
      </w:pPr>
      <w:r w:rsidRPr="00183F6E">
        <w:rPr>
          <w:sz w:val="20"/>
        </w:rPr>
        <w:t>Crane Co.; Crane Valve Group; Crane Valves.</w:t>
      </w:r>
    </w:p>
    <w:p w14:paraId="79DCC3FF" w14:textId="77777777" w:rsidR="00ED5871" w:rsidRPr="00183F6E" w:rsidRDefault="00ED5871" w:rsidP="00BC6AE7">
      <w:pPr>
        <w:pStyle w:val="PR3"/>
        <w:rPr>
          <w:sz w:val="20"/>
        </w:rPr>
      </w:pPr>
      <w:r w:rsidRPr="00183F6E">
        <w:rPr>
          <w:sz w:val="20"/>
        </w:rPr>
        <w:t>Powell Valves</w:t>
      </w:r>
    </w:p>
    <w:p w14:paraId="25580D8B" w14:textId="77777777" w:rsidR="00ED5871" w:rsidRPr="00183F6E" w:rsidRDefault="00ED5871" w:rsidP="00ED5871">
      <w:pPr>
        <w:pStyle w:val="PR3"/>
        <w:numPr>
          <w:ilvl w:val="0"/>
          <w:numId w:val="0"/>
        </w:numPr>
        <w:ind w:left="2016"/>
        <w:rPr>
          <w:rFonts w:ascii="Arial" w:hAnsi="Arial" w:cs="Arial"/>
          <w:sz w:val="20"/>
        </w:rPr>
      </w:pPr>
    </w:p>
    <w:p w14:paraId="3E0C435F" w14:textId="77777777" w:rsidR="00ED5871" w:rsidRPr="00183F6E" w:rsidRDefault="00ED5871" w:rsidP="00BC6AE7">
      <w:pPr>
        <w:pStyle w:val="PR2"/>
        <w:rPr>
          <w:sz w:val="20"/>
        </w:rPr>
      </w:pPr>
      <w:r w:rsidRPr="00183F6E">
        <w:rPr>
          <w:sz w:val="20"/>
        </w:rPr>
        <w:t>Description:</w:t>
      </w:r>
    </w:p>
    <w:p w14:paraId="77815DFD" w14:textId="77777777" w:rsidR="00ED5871" w:rsidRPr="00183F6E" w:rsidRDefault="00ED5871" w:rsidP="00BC6AE7">
      <w:pPr>
        <w:pStyle w:val="PR3"/>
        <w:rPr>
          <w:sz w:val="20"/>
        </w:rPr>
      </w:pPr>
      <w:r w:rsidRPr="00183F6E">
        <w:rPr>
          <w:sz w:val="20"/>
        </w:rPr>
        <w:t>Standard: MSS SP-80, Type 2, NSF 61-G.</w:t>
      </w:r>
    </w:p>
    <w:p w14:paraId="38FFA1E1" w14:textId="77777777" w:rsidR="00ED5871" w:rsidRPr="00183F6E" w:rsidRDefault="00ED5871" w:rsidP="00BC6AE7">
      <w:pPr>
        <w:pStyle w:val="PR3"/>
        <w:rPr>
          <w:sz w:val="20"/>
        </w:rPr>
      </w:pPr>
      <w:r w:rsidRPr="00183F6E">
        <w:rPr>
          <w:sz w:val="20"/>
        </w:rPr>
        <w:t>CWP Rating: 200 psig.</w:t>
      </w:r>
    </w:p>
    <w:p w14:paraId="41F20F07" w14:textId="77777777" w:rsidR="00ED5871" w:rsidRPr="00183F6E" w:rsidRDefault="00ED5871" w:rsidP="00BC6AE7">
      <w:pPr>
        <w:pStyle w:val="PR3"/>
        <w:rPr>
          <w:sz w:val="20"/>
        </w:rPr>
      </w:pPr>
      <w:r w:rsidRPr="00183F6E">
        <w:rPr>
          <w:sz w:val="20"/>
        </w:rPr>
        <w:t xml:space="preserve">Body Material: ASTM B584 C87850 </w:t>
      </w:r>
      <w:proofErr w:type="gramStart"/>
      <w:r w:rsidRPr="00183F6E">
        <w:rPr>
          <w:sz w:val="20"/>
        </w:rPr>
        <w:t>dezincification</w:t>
      </w:r>
      <w:proofErr w:type="gramEnd"/>
      <w:r w:rsidRPr="00183F6E">
        <w:rPr>
          <w:sz w:val="20"/>
        </w:rPr>
        <w:t xml:space="preserve"> resistant bronze with integral seat and threaded bonnet.</w:t>
      </w:r>
    </w:p>
    <w:p w14:paraId="7E3754A8" w14:textId="77777777" w:rsidR="00ED5871" w:rsidRPr="00183F6E" w:rsidRDefault="00ED5871" w:rsidP="00BC6AE7">
      <w:pPr>
        <w:pStyle w:val="PR3"/>
        <w:rPr>
          <w:sz w:val="20"/>
        </w:rPr>
      </w:pPr>
      <w:r w:rsidRPr="00183F6E">
        <w:rPr>
          <w:sz w:val="20"/>
        </w:rPr>
        <w:t>Ends: Threaded or Solder.</w:t>
      </w:r>
    </w:p>
    <w:p w14:paraId="2BB7BE6C" w14:textId="77777777" w:rsidR="00ED5871" w:rsidRPr="00183F6E" w:rsidRDefault="00ED5871" w:rsidP="00BC6AE7">
      <w:pPr>
        <w:pStyle w:val="PR3"/>
        <w:rPr>
          <w:sz w:val="20"/>
        </w:rPr>
      </w:pPr>
      <w:r w:rsidRPr="00183F6E">
        <w:rPr>
          <w:sz w:val="20"/>
        </w:rPr>
        <w:t>Stem: Lead free silicon bronze.</w:t>
      </w:r>
    </w:p>
    <w:p w14:paraId="431105C8" w14:textId="77777777" w:rsidR="00ED5871" w:rsidRPr="00183F6E" w:rsidRDefault="00ED5871" w:rsidP="00BC6AE7">
      <w:pPr>
        <w:pStyle w:val="PR3"/>
        <w:rPr>
          <w:sz w:val="20"/>
        </w:rPr>
      </w:pPr>
      <w:r w:rsidRPr="00183F6E">
        <w:rPr>
          <w:sz w:val="20"/>
        </w:rPr>
        <w:t>Disc: Solid wedge, lead free bronze.</w:t>
      </w:r>
    </w:p>
    <w:p w14:paraId="7F17AD9B" w14:textId="77777777" w:rsidR="00ED5871" w:rsidRPr="00183F6E" w:rsidRDefault="00ED5871" w:rsidP="00BC6AE7">
      <w:pPr>
        <w:pStyle w:val="PR3"/>
        <w:rPr>
          <w:sz w:val="20"/>
        </w:rPr>
      </w:pPr>
      <w:r w:rsidRPr="00183F6E">
        <w:rPr>
          <w:sz w:val="20"/>
        </w:rPr>
        <w:t>Packing: Asbestos free.</w:t>
      </w:r>
    </w:p>
    <w:p w14:paraId="4A6C1F59" w14:textId="77777777" w:rsidR="00ED5871" w:rsidRPr="00183F6E" w:rsidRDefault="00ED5871" w:rsidP="00BC6AE7">
      <w:pPr>
        <w:pStyle w:val="PR3"/>
        <w:rPr>
          <w:sz w:val="20"/>
        </w:rPr>
      </w:pPr>
      <w:proofErr w:type="spellStart"/>
      <w:r w:rsidRPr="00183F6E">
        <w:rPr>
          <w:sz w:val="20"/>
        </w:rPr>
        <w:t>Handwhell</w:t>
      </w:r>
      <w:proofErr w:type="spellEnd"/>
      <w:r w:rsidRPr="00183F6E">
        <w:rPr>
          <w:sz w:val="20"/>
        </w:rPr>
        <w:t>: Malleable iron.</w:t>
      </w:r>
    </w:p>
    <w:p w14:paraId="30FB85E8" w14:textId="77777777" w:rsidR="00FF5E9F" w:rsidRPr="00183F6E" w:rsidRDefault="00FF5E9F" w:rsidP="00FF5E9F">
      <w:pPr>
        <w:pStyle w:val="PR3"/>
        <w:numPr>
          <w:ilvl w:val="0"/>
          <w:numId w:val="0"/>
        </w:numPr>
        <w:ind w:left="2016"/>
        <w:rPr>
          <w:rFonts w:ascii="Arial" w:hAnsi="Arial" w:cs="Arial"/>
          <w:sz w:val="20"/>
        </w:rPr>
      </w:pPr>
    </w:p>
    <w:p w14:paraId="3C4CD053" w14:textId="77777777" w:rsidR="00CF1032" w:rsidRPr="00183F6E" w:rsidRDefault="00CF1032" w:rsidP="00571B81">
      <w:pPr>
        <w:pStyle w:val="ART"/>
        <w:spacing w:before="100" w:beforeAutospacing="1"/>
        <w:rPr>
          <w:rFonts w:ascii="Arial" w:hAnsi="Arial" w:cs="Arial"/>
          <w:sz w:val="20"/>
        </w:rPr>
      </w:pPr>
      <w:r w:rsidRPr="00183F6E">
        <w:rPr>
          <w:rFonts w:ascii="Arial" w:hAnsi="Arial" w:cs="Arial"/>
          <w:sz w:val="20"/>
        </w:rPr>
        <w:t>IRON GATE VALVES</w:t>
      </w:r>
    </w:p>
    <w:p w14:paraId="69E0DF16" w14:textId="77777777" w:rsidR="00CF1032" w:rsidRPr="00183F6E" w:rsidRDefault="00CF1032">
      <w:pPr>
        <w:pStyle w:val="CMT"/>
        <w:rPr>
          <w:rFonts w:ascii="Arial" w:hAnsi="Arial" w:cs="Arial"/>
          <w:sz w:val="20"/>
        </w:rPr>
      </w:pPr>
      <w:r w:rsidRPr="00183F6E">
        <w:rPr>
          <w:rFonts w:ascii="Arial" w:hAnsi="Arial" w:cs="Arial"/>
          <w:sz w:val="20"/>
        </w:rPr>
        <w:t>Retain one or more of four paragraphs in this article if iron gate valves are required.  MSS SP-70 covers iron gate valves NPS 2 to NPS 48 (DN 50 to DN 1200).</w:t>
      </w:r>
    </w:p>
    <w:p w14:paraId="72DB2E26" w14:textId="77777777" w:rsidR="00CF1032" w:rsidRPr="00183F6E" w:rsidRDefault="00CF1032" w:rsidP="00BC6AE7">
      <w:pPr>
        <w:pStyle w:val="PR1"/>
        <w:rPr>
          <w:sz w:val="20"/>
        </w:rPr>
      </w:pPr>
      <w:r w:rsidRPr="00183F6E">
        <w:rPr>
          <w:sz w:val="20"/>
        </w:rPr>
        <w:t xml:space="preserve">Class 125, </w:t>
      </w:r>
      <w:r w:rsidR="008C07F3" w:rsidRPr="00183F6E">
        <w:rPr>
          <w:sz w:val="20"/>
        </w:rPr>
        <w:t>Ductile</w:t>
      </w:r>
      <w:r w:rsidRPr="00183F6E">
        <w:rPr>
          <w:sz w:val="20"/>
        </w:rPr>
        <w:t xml:space="preserve">-Iron </w:t>
      </w:r>
      <w:r w:rsidR="00ED5871" w:rsidRPr="00183F6E">
        <w:rPr>
          <w:sz w:val="20"/>
        </w:rPr>
        <w:t xml:space="preserve">Resilient Wedge </w:t>
      </w:r>
      <w:r w:rsidRPr="00183F6E">
        <w:rPr>
          <w:sz w:val="20"/>
        </w:rPr>
        <w:t>Gate Valves:</w:t>
      </w:r>
    </w:p>
    <w:p w14:paraId="5D865BDE" w14:textId="77777777" w:rsidR="00CF1032" w:rsidRPr="00183F6E" w:rsidRDefault="00CF1032">
      <w:pPr>
        <w:pStyle w:val="CMT"/>
        <w:rPr>
          <w:rFonts w:ascii="Arial" w:hAnsi="Arial" w:cs="Arial"/>
          <w:sz w:val="20"/>
        </w:rPr>
      </w:pPr>
      <w:r w:rsidRPr="00183F6E">
        <w:rPr>
          <w:rFonts w:ascii="Arial" w:hAnsi="Arial" w:cs="Arial"/>
          <w:sz w:val="20"/>
        </w:rPr>
        <w:t>See Editing Instruction No. 1 in the Evaluations for cautions about naming manufacturers.  See Division 1 Section "Product Requirements."</w:t>
      </w:r>
    </w:p>
    <w:p w14:paraId="067F3B6E" w14:textId="77777777" w:rsidR="00CF1032" w:rsidRPr="00183F6E" w:rsidRDefault="00CF1032" w:rsidP="00BC6AE7">
      <w:pPr>
        <w:pStyle w:val="PR21"/>
        <w:rPr>
          <w:sz w:val="20"/>
        </w:rPr>
      </w:pPr>
      <w:r w:rsidRPr="00183F6E">
        <w:rPr>
          <w:sz w:val="20"/>
        </w:rPr>
        <w:t>Basis-of-Design Product</w:t>
      </w:r>
      <w:proofErr w:type="gramStart"/>
      <w:r w:rsidRPr="00183F6E">
        <w:rPr>
          <w:sz w:val="20"/>
        </w:rPr>
        <w:t>:  Subject</w:t>
      </w:r>
      <w:proofErr w:type="gramEnd"/>
      <w:r w:rsidRPr="00183F6E">
        <w:rPr>
          <w:sz w:val="20"/>
        </w:rPr>
        <w:t xml:space="preserve"> to compliance with requirements, </w:t>
      </w:r>
      <w:r w:rsidR="00AD524E" w:rsidRPr="00183F6E">
        <w:rPr>
          <w:sz w:val="20"/>
        </w:rPr>
        <w:t>provide NIBCO Model F-619-RW</w:t>
      </w:r>
      <w:r w:rsidR="00ED5871" w:rsidRPr="00183F6E">
        <w:rPr>
          <w:sz w:val="20"/>
        </w:rPr>
        <w:t>S (NRS) or F-607-RWS (OS&amp;Y)</w:t>
      </w:r>
      <w:r w:rsidRPr="00183F6E">
        <w:rPr>
          <w:sz w:val="20"/>
        </w:rPr>
        <w:t xml:space="preserve"> or a comparable product by one of the following:</w:t>
      </w:r>
    </w:p>
    <w:p w14:paraId="5A178E07" w14:textId="77777777" w:rsidR="006268E6" w:rsidRPr="00183F6E" w:rsidRDefault="006268E6" w:rsidP="00BC6AE7">
      <w:pPr>
        <w:pStyle w:val="PR3"/>
        <w:rPr>
          <w:sz w:val="20"/>
        </w:rPr>
      </w:pPr>
      <w:r w:rsidRPr="00183F6E">
        <w:rPr>
          <w:sz w:val="20"/>
        </w:rPr>
        <w:t>Clow</w:t>
      </w:r>
    </w:p>
    <w:p w14:paraId="54B07CAE" w14:textId="77777777" w:rsidR="00CF1032" w:rsidRPr="00183F6E" w:rsidRDefault="008C07F3" w:rsidP="00BC6AE7">
      <w:pPr>
        <w:pStyle w:val="PR3"/>
        <w:rPr>
          <w:sz w:val="20"/>
        </w:rPr>
      </w:pPr>
      <w:r w:rsidRPr="00183F6E">
        <w:rPr>
          <w:sz w:val="20"/>
        </w:rPr>
        <w:t>Mueller</w:t>
      </w:r>
    </w:p>
    <w:p w14:paraId="11AC0CC2" w14:textId="77777777" w:rsidR="00CF1032" w:rsidRPr="00183F6E" w:rsidRDefault="00CF1032" w:rsidP="00BC6AE7">
      <w:pPr>
        <w:pStyle w:val="PR21"/>
        <w:rPr>
          <w:sz w:val="20"/>
        </w:rPr>
      </w:pPr>
      <w:r w:rsidRPr="00183F6E">
        <w:rPr>
          <w:sz w:val="20"/>
        </w:rPr>
        <w:t>Description:</w:t>
      </w:r>
    </w:p>
    <w:p w14:paraId="10723763" w14:textId="77777777" w:rsidR="00CF1032" w:rsidRPr="00183F6E" w:rsidRDefault="00CF1032" w:rsidP="00BC6AE7">
      <w:pPr>
        <w:pStyle w:val="PR31"/>
        <w:rPr>
          <w:sz w:val="20"/>
        </w:rPr>
      </w:pPr>
      <w:r w:rsidRPr="00183F6E">
        <w:rPr>
          <w:sz w:val="20"/>
        </w:rPr>
        <w:t>Standard</w:t>
      </w:r>
      <w:proofErr w:type="gramStart"/>
      <w:r w:rsidRPr="00183F6E">
        <w:rPr>
          <w:sz w:val="20"/>
        </w:rPr>
        <w:t xml:space="preserve">:  </w:t>
      </w:r>
      <w:r w:rsidR="00ED5871" w:rsidRPr="00183F6E">
        <w:rPr>
          <w:sz w:val="20"/>
        </w:rPr>
        <w:t>AWWA</w:t>
      </w:r>
      <w:proofErr w:type="gramEnd"/>
      <w:r w:rsidR="00ED5871" w:rsidRPr="00183F6E">
        <w:rPr>
          <w:sz w:val="20"/>
        </w:rPr>
        <w:t xml:space="preserve"> C-509 and C-515,</w:t>
      </w:r>
    </w:p>
    <w:p w14:paraId="08C37A54" w14:textId="77777777" w:rsidR="00CF1032" w:rsidRPr="00183F6E" w:rsidRDefault="00CF1032" w:rsidP="00BC6AE7">
      <w:pPr>
        <w:pStyle w:val="PR3"/>
        <w:rPr>
          <w:sz w:val="20"/>
        </w:rPr>
      </w:pPr>
      <w:r w:rsidRPr="00183F6E">
        <w:rPr>
          <w:sz w:val="20"/>
        </w:rPr>
        <w:t>CWP Rating</w:t>
      </w:r>
      <w:proofErr w:type="gramStart"/>
      <w:r w:rsidRPr="00183F6E">
        <w:rPr>
          <w:sz w:val="20"/>
        </w:rPr>
        <w:t xml:space="preserve">:  </w:t>
      </w:r>
      <w:r w:rsidR="00ED5871" w:rsidRPr="00183F6E">
        <w:rPr>
          <w:rStyle w:val="IP"/>
          <w:rFonts w:ascii="Arial" w:hAnsi="Arial" w:cs="Arial"/>
          <w:color w:val="auto"/>
          <w:sz w:val="20"/>
        </w:rPr>
        <w:t>3</w:t>
      </w:r>
      <w:r w:rsidRPr="00183F6E">
        <w:rPr>
          <w:rStyle w:val="IP"/>
          <w:rFonts w:ascii="Arial" w:hAnsi="Arial" w:cs="Arial"/>
          <w:color w:val="auto"/>
          <w:sz w:val="20"/>
        </w:rPr>
        <w:t>00</w:t>
      </w:r>
      <w:proofErr w:type="gramEnd"/>
      <w:r w:rsidRPr="00183F6E">
        <w:rPr>
          <w:rStyle w:val="IP"/>
          <w:rFonts w:ascii="Arial" w:hAnsi="Arial" w:cs="Arial"/>
          <w:color w:val="auto"/>
          <w:sz w:val="20"/>
        </w:rPr>
        <w:t xml:space="preserve"> </w:t>
      </w:r>
      <w:proofErr w:type="spellStart"/>
      <w:r w:rsidRPr="00183F6E">
        <w:rPr>
          <w:rStyle w:val="IP"/>
          <w:rFonts w:ascii="Arial" w:hAnsi="Arial" w:cs="Arial"/>
          <w:color w:val="auto"/>
          <w:sz w:val="20"/>
        </w:rPr>
        <w:t>psig</w:t>
      </w:r>
      <w:proofErr w:type="spellEnd"/>
      <w:r w:rsidRPr="00183F6E">
        <w:rPr>
          <w:sz w:val="20"/>
        </w:rPr>
        <w:t>.</w:t>
      </w:r>
    </w:p>
    <w:p w14:paraId="4E38A62E" w14:textId="77777777" w:rsidR="00CF1032" w:rsidRPr="00183F6E" w:rsidRDefault="00CF1032" w:rsidP="00BC6AE7">
      <w:pPr>
        <w:pStyle w:val="PR3"/>
        <w:rPr>
          <w:sz w:val="20"/>
        </w:rPr>
      </w:pPr>
      <w:r w:rsidRPr="00183F6E">
        <w:rPr>
          <w:sz w:val="20"/>
        </w:rPr>
        <w:t>Body Material:  ASTM A</w:t>
      </w:r>
      <w:del w:id="0" w:author="Kevin Liao" w:date="2016-05-23T14:54:00Z">
        <w:r w:rsidRPr="00183F6E" w:rsidDel="008C07F3">
          <w:rPr>
            <w:sz w:val="20"/>
          </w:rPr>
          <w:delText> </w:delText>
        </w:r>
      </w:del>
      <w:r w:rsidR="008C07F3" w:rsidRPr="00183F6E">
        <w:rPr>
          <w:sz w:val="20"/>
        </w:rPr>
        <w:t>536 ductile iron, fusion-bonded epoxy coating inside and out.</w:t>
      </w:r>
    </w:p>
    <w:p w14:paraId="6E4C1F5B" w14:textId="77777777" w:rsidR="00CF1032" w:rsidRPr="00183F6E" w:rsidRDefault="00CF1032" w:rsidP="00BC6AE7">
      <w:pPr>
        <w:pStyle w:val="PR3"/>
        <w:rPr>
          <w:sz w:val="20"/>
        </w:rPr>
      </w:pPr>
      <w:r w:rsidRPr="00183F6E">
        <w:rPr>
          <w:sz w:val="20"/>
        </w:rPr>
        <w:t>Ends</w:t>
      </w:r>
      <w:proofErr w:type="gramStart"/>
      <w:r w:rsidRPr="00183F6E">
        <w:rPr>
          <w:sz w:val="20"/>
        </w:rPr>
        <w:t>:  Flanged</w:t>
      </w:r>
      <w:proofErr w:type="gramEnd"/>
      <w:r w:rsidRPr="00183F6E">
        <w:rPr>
          <w:sz w:val="20"/>
        </w:rPr>
        <w:t>.</w:t>
      </w:r>
    </w:p>
    <w:p w14:paraId="795BCE6E" w14:textId="77777777" w:rsidR="00CF1032" w:rsidRPr="00183F6E" w:rsidRDefault="00CF1032" w:rsidP="00BC6AE7">
      <w:pPr>
        <w:pStyle w:val="PR3"/>
        <w:rPr>
          <w:sz w:val="20"/>
        </w:rPr>
      </w:pPr>
      <w:r w:rsidRPr="00183F6E">
        <w:rPr>
          <w:sz w:val="20"/>
        </w:rPr>
        <w:t>Trim</w:t>
      </w:r>
      <w:proofErr w:type="gramStart"/>
      <w:r w:rsidRPr="00183F6E">
        <w:rPr>
          <w:sz w:val="20"/>
        </w:rPr>
        <w:t xml:space="preserve">:  </w:t>
      </w:r>
      <w:r w:rsidR="002C5BFE" w:rsidRPr="00183F6E">
        <w:rPr>
          <w:sz w:val="20"/>
        </w:rPr>
        <w:t>stainless</w:t>
      </w:r>
      <w:proofErr w:type="gramEnd"/>
      <w:r w:rsidR="002C5BFE" w:rsidRPr="00183F6E">
        <w:rPr>
          <w:sz w:val="20"/>
        </w:rPr>
        <w:t xml:space="preserve"> steel</w:t>
      </w:r>
      <w:r w:rsidRPr="00183F6E">
        <w:rPr>
          <w:sz w:val="20"/>
        </w:rPr>
        <w:t>.</w:t>
      </w:r>
    </w:p>
    <w:p w14:paraId="520B5336" w14:textId="77777777" w:rsidR="00CF1032" w:rsidRPr="00183F6E" w:rsidRDefault="00CF1032" w:rsidP="00BC6AE7">
      <w:pPr>
        <w:pStyle w:val="PR3"/>
        <w:rPr>
          <w:sz w:val="20"/>
        </w:rPr>
      </w:pPr>
      <w:r w:rsidRPr="00183F6E">
        <w:rPr>
          <w:sz w:val="20"/>
        </w:rPr>
        <w:t>Disc</w:t>
      </w:r>
      <w:proofErr w:type="gramStart"/>
      <w:r w:rsidRPr="00183F6E">
        <w:rPr>
          <w:sz w:val="20"/>
        </w:rPr>
        <w:t xml:space="preserve">:  </w:t>
      </w:r>
      <w:r w:rsidR="00ED5871" w:rsidRPr="00183F6E">
        <w:rPr>
          <w:sz w:val="20"/>
        </w:rPr>
        <w:t>Rubber</w:t>
      </w:r>
      <w:proofErr w:type="gramEnd"/>
      <w:r w:rsidR="00ED5871" w:rsidRPr="00183F6E">
        <w:rPr>
          <w:sz w:val="20"/>
        </w:rPr>
        <w:t xml:space="preserve"> encapsulated ductile iron wedge</w:t>
      </w:r>
      <w:r w:rsidRPr="00183F6E">
        <w:rPr>
          <w:sz w:val="20"/>
        </w:rPr>
        <w:t>.</w:t>
      </w:r>
    </w:p>
    <w:p w14:paraId="17842532" w14:textId="77777777" w:rsidR="00CF1032" w:rsidRPr="00183F6E" w:rsidRDefault="00CF1032" w:rsidP="00BC6AE7">
      <w:pPr>
        <w:pStyle w:val="PR3"/>
        <w:rPr>
          <w:sz w:val="20"/>
        </w:rPr>
      </w:pPr>
      <w:r w:rsidRPr="00183F6E">
        <w:rPr>
          <w:sz w:val="20"/>
        </w:rPr>
        <w:t>Packing and Gasket</w:t>
      </w:r>
      <w:proofErr w:type="gramStart"/>
      <w:r w:rsidRPr="00183F6E">
        <w:rPr>
          <w:sz w:val="20"/>
        </w:rPr>
        <w:t>:  Asbestos</w:t>
      </w:r>
      <w:proofErr w:type="gramEnd"/>
      <w:r w:rsidRPr="00183F6E">
        <w:rPr>
          <w:sz w:val="20"/>
        </w:rPr>
        <w:t xml:space="preserve"> free.</w:t>
      </w:r>
    </w:p>
    <w:p w14:paraId="4393BC31" w14:textId="77777777" w:rsidR="00CF1032" w:rsidRPr="00183F6E" w:rsidRDefault="00CF1032" w:rsidP="00BC6AE7">
      <w:pPr>
        <w:pStyle w:val="PRT"/>
        <w:rPr>
          <w:sz w:val="20"/>
        </w:rPr>
      </w:pPr>
      <w:r w:rsidRPr="00183F6E">
        <w:rPr>
          <w:sz w:val="20"/>
        </w:rPr>
        <w:lastRenderedPageBreak/>
        <w:t>EXECUTION</w:t>
      </w:r>
    </w:p>
    <w:p w14:paraId="15A77327" w14:textId="77777777" w:rsidR="00B5128E" w:rsidRPr="00183F6E" w:rsidRDefault="00B5128E" w:rsidP="00B5128E">
      <w:pPr>
        <w:pStyle w:val="ListParagraph"/>
        <w:keepNext/>
        <w:numPr>
          <w:ilvl w:val="0"/>
          <w:numId w:val="1"/>
        </w:numPr>
        <w:suppressAutoHyphens/>
        <w:spacing w:before="480"/>
        <w:jc w:val="both"/>
        <w:outlineLvl w:val="0"/>
        <w:rPr>
          <w:rFonts w:ascii="Arial" w:hAnsi="Arial" w:cs="Arial"/>
          <w:vanish/>
          <w:sz w:val="20"/>
        </w:rPr>
      </w:pPr>
    </w:p>
    <w:p w14:paraId="53F9605B" w14:textId="77777777" w:rsidR="00B5128E" w:rsidRPr="00183F6E" w:rsidRDefault="00B5128E" w:rsidP="00B5128E">
      <w:pPr>
        <w:pStyle w:val="ListParagraph"/>
        <w:numPr>
          <w:ilvl w:val="1"/>
          <w:numId w:val="1"/>
        </w:numPr>
        <w:suppressAutoHyphens/>
        <w:spacing w:before="240"/>
        <w:jc w:val="both"/>
        <w:outlineLvl w:val="0"/>
        <w:rPr>
          <w:rFonts w:ascii="Arial" w:hAnsi="Arial" w:cs="Arial"/>
          <w:vanish/>
          <w:sz w:val="20"/>
        </w:rPr>
      </w:pPr>
    </w:p>
    <w:p w14:paraId="20F25DF3" w14:textId="77777777" w:rsidR="00B5128E" w:rsidRPr="00183F6E" w:rsidRDefault="00B5128E" w:rsidP="00B5128E">
      <w:pPr>
        <w:pStyle w:val="ListParagraph"/>
        <w:numPr>
          <w:ilvl w:val="2"/>
          <w:numId w:val="1"/>
        </w:numPr>
        <w:suppressAutoHyphens/>
        <w:spacing w:before="240"/>
        <w:jc w:val="both"/>
        <w:outlineLvl w:val="0"/>
        <w:rPr>
          <w:rFonts w:ascii="Arial" w:hAnsi="Arial" w:cs="Arial"/>
          <w:vanish/>
          <w:sz w:val="20"/>
        </w:rPr>
      </w:pPr>
    </w:p>
    <w:p w14:paraId="0D0AF36B" w14:textId="77777777" w:rsidR="00CF1032" w:rsidRPr="00183F6E" w:rsidRDefault="00CF1032" w:rsidP="005B33F4">
      <w:pPr>
        <w:pStyle w:val="ART"/>
        <w:rPr>
          <w:sz w:val="20"/>
        </w:rPr>
      </w:pPr>
      <w:r w:rsidRPr="00183F6E">
        <w:rPr>
          <w:sz w:val="20"/>
        </w:rPr>
        <w:t>EXAMINATION</w:t>
      </w:r>
    </w:p>
    <w:p w14:paraId="782915ED" w14:textId="77777777" w:rsidR="00CF1032" w:rsidRPr="00183F6E" w:rsidRDefault="00CF1032" w:rsidP="005B33F4">
      <w:pPr>
        <w:pStyle w:val="PR1"/>
        <w:tabs>
          <w:tab w:val="num" w:pos="864"/>
        </w:tabs>
        <w:rPr>
          <w:sz w:val="20"/>
        </w:rPr>
      </w:pPr>
      <w:r w:rsidRPr="00183F6E">
        <w:rPr>
          <w:sz w:val="20"/>
        </w:rPr>
        <w:t xml:space="preserve">Examine valve interior for cleanliness, freedom from foreign </w:t>
      </w:r>
      <w:proofErr w:type="gramStart"/>
      <w:r w:rsidRPr="00183F6E">
        <w:rPr>
          <w:sz w:val="20"/>
        </w:rPr>
        <w:t>matter</w:t>
      </w:r>
      <w:proofErr w:type="gramEnd"/>
      <w:r w:rsidRPr="00183F6E">
        <w:rPr>
          <w:sz w:val="20"/>
        </w:rPr>
        <w:t>, and corrosion.  Remove special packing materials, such as blocks, used to prevent disc movement during shipping and handling.</w:t>
      </w:r>
    </w:p>
    <w:p w14:paraId="5B3B1EEE" w14:textId="77777777" w:rsidR="00CF1032" w:rsidRPr="00183F6E" w:rsidRDefault="00CF1032" w:rsidP="005B33F4">
      <w:pPr>
        <w:pStyle w:val="PR1"/>
        <w:tabs>
          <w:tab w:val="num" w:pos="864"/>
        </w:tabs>
        <w:rPr>
          <w:sz w:val="20"/>
        </w:rPr>
      </w:pPr>
      <w:r w:rsidRPr="00183F6E">
        <w:rPr>
          <w:sz w:val="20"/>
        </w:rPr>
        <w:t>Operate valves in positions from fully open to fully closed.  Examine guides and seats made accessible by such operations.</w:t>
      </w:r>
    </w:p>
    <w:p w14:paraId="061E77CA" w14:textId="77777777" w:rsidR="00CF1032" w:rsidRPr="00183F6E" w:rsidRDefault="00CF1032" w:rsidP="005B33F4">
      <w:pPr>
        <w:pStyle w:val="PR1"/>
        <w:tabs>
          <w:tab w:val="num" w:pos="864"/>
        </w:tabs>
        <w:rPr>
          <w:sz w:val="20"/>
        </w:rPr>
      </w:pPr>
      <w:r w:rsidRPr="00183F6E">
        <w:rPr>
          <w:sz w:val="20"/>
        </w:rPr>
        <w:t>Examine threads on valve and mating pipe for form and cleanliness.</w:t>
      </w:r>
    </w:p>
    <w:p w14:paraId="59E6465D" w14:textId="77777777" w:rsidR="00CF1032" w:rsidRPr="00183F6E" w:rsidRDefault="00CF1032" w:rsidP="005B33F4">
      <w:pPr>
        <w:pStyle w:val="PR1"/>
        <w:tabs>
          <w:tab w:val="num" w:pos="864"/>
        </w:tabs>
        <w:rPr>
          <w:sz w:val="20"/>
        </w:rPr>
      </w:pPr>
      <w:r w:rsidRPr="00183F6E">
        <w:rPr>
          <w:sz w:val="20"/>
        </w:rPr>
        <w:t>Examine mating flange faces for conditions that might cause leakage.  Check bolting for proper size, length, and material.  Verify that gasket is of proper size, that its material composition is suitable for service, and that it is free from defects and damage.</w:t>
      </w:r>
    </w:p>
    <w:p w14:paraId="722650A6" w14:textId="77777777" w:rsidR="00CF1032" w:rsidRPr="00183F6E" w:rsidRDefault="00CF1032" w:rsidP="005B33F4">
      <w:pPr>
        <w:pStyle w:val="PR1"/>
        <w:tabs>
          <w:tab w:val="num" w:pos="864"/>
        </w:tabs>
        <w:rPr>
          <w:sz w:val="20"/>
        </w:rPr>
      </w:pPr>
      <w:r w:rsidRPr="00183F6E">
        <w:rPr>
          <w:sz w:val="20"/>
        </w:rPr>
        <w:t xml:space="preserve">Do not attempt to repair defective valves; </w:t>
      </w:r>
      <w:proofErr w:type="gramStart"/>
      <w:r w:rsidRPr="00183F6E">
        <w:rPr>
          <w:sz w:val="20"/>
        </w:rPr>
        <w:t>replace</w:t>
      </w:r>
      <w:proofErr w:type="gramEnd"/>
      <w:r w:rsidRPr="00183F6E">
        <w:rPr>
          <w:sz w:val="20"/>
        </w:rPr>
        <w:t xml:space="preserve"> with new valves.</w:t>
      </w:r>
    </w:p>
    <w:p w14:paraId="42F0DB9A" w14:textId="77777777" w:rsidR="00CF1032" w:rsidRPr="00183F6E" w:rsidRDefault="00CF1032" w:rsidP="005B33F4">
      <w:pPr>
        <w:pStyle w:val="ART"/>
        <w:tabs>
          <w:tab w:val="num" w:pos="864"/>
        </w:tabs>
        <w:rPr>
          <w:sz w:val="20"/>
        </w:rPr>
      </w:pPr>
      <w:r w:rsidRPr="00183F6E">
        <w:rPr>
          <w:sz w:val="20"/>
        </w:rPr>
        <w:t>VALVE INSTALLATION</w:t>
      </w:r>
    </w:p>
    <w:p w14:paraId="2D2580FB" w14:textId="77777777" w:rsidR="00CF1032" w:rsidRPr="00183F6E" w:rsidRDefault="00CF1032" w:rsidP="005B33F4">
      <w:pPr>
        <w:pStyle w:val="PR1"/>
        <w:tabs>
          <w:tab w:val="num" w:pos="864"/>
        </w:tabs>
        <w:rPr>
          <w:sz w:val="20"/>
        </w:rPr>
      </w:pPr>
      <w:r w:rsidRPr="00183F6E">
        <w:rPr>
          <w:sz w:val="20"/>
        </w:rPr>
        <w:t>Install valves with unions or flanges at each piece of equipment arranged to allow service, maintenance, and equipment removal without system shutdown.</w:t>
      </w:r>
    </w:p>
    <w:p w14:paraId="12D1F574" w14:textId="77777777" w:rsidR="00CF1032" w:rsidRPr="00183F6E" w:rsidRDefault="00CF1032" w:rsidP="005B33F4">
      <w:pPr>
        <w:pStyle w:val="PR1"/>
        <w:tabs>
          <w:tab w:val="num" w:pos="864"/>
        </w:tabs>
        <w:rPr>
          <w:sz w:val="20"/>
        </w:rPr>
      </w:pPr>
      <w:r w:rsidRPr="00183F6E">
        <w:rPr>
          <w:sz w:val="20"/>
        </w:rPr>
        <w:t>Locate valves for easy access and provide separate support where necessary.</w:t>
      </w:r>
    </w:p>
    <w:p w14:paraId="1BC21592" w14:textId="77777777" w:rsidR="00CF1032" w:rsidRPr="00183F6E" w:rsidRDefault="00CF1032" w:rsidP="005B33F4">
      <w:pPr>
        <w:pStyle w:val="PR1"/>
        <w:tabs>
          <w:tab w:val="num" w:pos="864"/>
        </w:tabs>
        <w:rPr>
          <w:sz w:val="20"/>
        </w:rPr>
      </w:pPr>
      <w:r w:rsidRPr="00183F6E">
        <w:rPr>
          <w:sz w:val="20"/>
        </w:rPr>
        <w:t>Install valves in horizontal piping with stem at or above center of pipe.</w:t>
      </w:r>
    </w:p>
    <w:p w14:paraId="7FC23EE1" w14:textId="77777777" w:rsidR="00CF1032" w:rsidRPr="00183F6E" w:rsidRDefault="00CF1032" w:rsidP="005B33F4">
      <w:pPr>
        <w:pStyle w:val="PR1"/>
        <w:tabs>
          <w:tab w:val="num" w:pos="864"/>
        </w:tabs>
        <w:rPr>
          <w:sz w:val="20"/>
        </w:rPr>
      </w:pPr>
      <w:r w:rsidRPr="00183F6E">
        <w:rPr>
          <w:sz w:val="20"/>
        </w:rPr>
        <w:t>Install valves in position to allow full stem movement.</w:t>
      </w:r>
    </w:p>
    <w:p w14:paraId="59F32A75" w14:textId="77777777" w:rsidR="00CF1032" w:rsidRPr="00183F6E" w:rsidRDefault="00CF1032" w:rsidP="005B33F4">
      <w:pPr>
        <w:pStyle w:val="PR1"/>
        <w:tabs>
          <w:tab w:val="num" w:pos="864"/>
        </w:tabs>
        <w:rPr>
          <w:sz w:val="20"/>
        </w:rPr>
      </w:pPr>
      <w:r w:rsidRPr="00183F6E">
        <w:rPr>
          <w:sz w:val="20"/>
        </w:rPr>
        <w:t>Install check valves for proper direction of flow and as follows:</w:t>
      </w:r>
    </w:p>
    <w:p w14:paraId="60B0B9EC" w14:textId="77777777" w:rsidR="00CF1032" w:rsidRPr="00183F6E" w:rsidRDefault="00CF1032">
      <w:pPr>
        <w:pStyle w:val="CMT"/>
        <w:rPr>
          <w:rFonts w:ascii="Arial" w:hAnsi="Arial" w:cs="Arial"/>
          <w:sz w:val="20"/>
        </w:rPr>
      </w:pPr>
      <w:r w:rsidRPr="00183F6E">
        <w:rPr>
          <w:rFonts w:ascii="Arial" w:hAnsi="Arial" w:cs="Arial"/>
          <w:sz w:val="20"/>
        </w:rPr>
        <w:t>Revise check valve installation requirements to suit Project; delete those not required.</w:t>
      </w:r>
    </w:p>
    <w:p w14:paraId="76D97064" w14:textId="77777777" w:rsidR="00CF1032" w:rsidRPr="00183F6E" w:rsidRDefault="00CF1032" w:rsidP="005B33F4">
      <w:pPr>
        <w:pStyle w:val="PR2"/>
        <w:rPr>
          <w:sz w:val="20"/>
        </w:rPr>
      </w:pPr>
      <w:r w:rsidRPr="00183F6E">
        <w:rPr>
          <w:sz w:val="20"/>
        </w:rPr>
        <w:t>Swing Check Valves</w:t>
      </w:r>
      <w:proofErr w:type="gramStart"/>
      <w:r w:rsidRPr="00183F6E">
        <w:rPr>
          <w:sz w:val="20"/>
        </w:rPr>
        <w:t>:  In</w:t>
      </w:r>
      <w:proofErr w:type="gramEnd"/>
      <w:r w:rsidRPr="00183F6E">
        <w:rPr>
          <w:sz w:val="20"/>
        </w:rPr>
        <w:t xml:space="preserve"> horizontal position with hinge pin level.</w:t>
      </w:r>
    </w:p>
    <w:p w14:paraId="0EB9AE7B" w14:textId="77777777" w:rsidR="00CF1032" w:rsidRPr="00183F6E" w:rsidRDefault="00CF1032" w:rsidP="005B33F4">
      <w:pPr>
        <w:pStyle w:val="PR2"/>
        <w:tabs>
          <w:tab w:val="num" w:pos="1440"/>
        </w:tabs>
        <w:rPr>
          <w:sz w:val="20"/>
        </w:rPr>
      </w:pPr>
      <w:r w:rsidRPr="00183F6E">
        <w:rPr>
          <w:sz w:val="20"/>
        </w:rPr>
        <w:t>Check Valves</w:t>
      </w:r>
      <w:proofErr w:type="gramStart"/>
      <w:r w:rsidRPr="00183F6E">
        <w:rPr>
          <w:sz w:val="20"/>
        </w:rPr>
        <w:t>:  In</w:t>
      </w:r>
      <w:proofErr w:type="gramEnd"/>
      <w:r w:rsidRPr="00183F6E">
        <w:rPr>
          <w:sz w:val="20"/>
        </w:rPr>
        <w:t xml:space="preserve"> horizontal or vertical position, between flanges.</w:t>
      </w:r>
    </w:p>
    <w:p w14:paraId="04676BCB" w14:textId="77777777" w:rsidR="00CF1032" w:rsidRPr="00183F6E" w:rsidRDefault="00CF1032" w:rsidP="005B33F4">
      <w:pPr>
        <w:pStyle w:val="PR2"/>
        <w:tabs>
          <w:tab w:val="num" w:pos="1440"/>
        </w:tabs>
        <w:rPr>
          <w:sz w:val="20"/>
        </w:rPr>
      </w:pPr>
      <w:r w:rsidRPr="00183F6E">
        <w:rPr>
          <w:sz w:val="20"/>
        </w:rPr>
        <w:t>Lift Check Valves</w:t>
      </w:r>
      <w:proofErr w:type="gramStart"/>
      <w:r w:rsidRPr="00183F6E">
        <w:rPr>
          <w:sz w:val="20"/>
        </w:rPr>
        <w:t>:  With</w:t>
      </w:r>
      <w:proofErr w:type="gramEnd"/>
      <w:r w:rsidRPr="00183F6E">
        <w:rPr>
          <w:sz w:val="20"/>
        </w:rPr>
        <w:t xml:space="preserve"> stem upright and plumb.</w:t>
      </w:r>
    </w:p>
    <w:p w14:paraId="0E9F0CB0" w14:textId="77777777" w:rsidR="00CF1032" w:rsidRPr="00183F6E" w:rsidRDefault="00CF1032" w:rsidP="005B33F4">
      <w:pPr>
        <w:pStyle w:val="ART"/>
        <w:tabs>
          <w:tab w:val="num" w:pos="864"/>
        </w:tabs>
        <w:rPr>
          <w:sz w:val="20"/>
        </w:rPr>
      </w:pPr>
      <w:r w:rsidRPr="00183F6E">
        <w:rPr>
          <w:sz w:val="20"/>
        </w:rPr>
        <w:t>ADJUSTING</w:t>
      </w:r>
    </w:p>
    <w:p w14:paraId="06B6696C" w14:textId="77777777" w:rsidR="00CF1032" w:rsidRPr="00183F6E" w:rsidRDefault="00CF1032" w:rsidP="005B33F4">
      <w:pPr>
        <w:pStyle w:val="PR1"/>
        <w:tabs>
          <w:tab w:val="num" w:pos="864"/>
        </w:tabs>
        <w:rPr>
          <w:sz w:val="20"/>
        </w:rPr>
      </w:pPr>
      <w:r w:rsidRPr="00183F6E">
        <w:rPr>
          <w:sz w:val="20"/>
        </w:rPr>
        <w:t>Adjust or replace valve packing after piping systems have been tested and put into service but before final adjusting and balancing.  Replace valves if persistent leaking occurs.</w:t>
      </w:r>
    </w:p>
    <w:p w14:paraId="1EF71187" w14:textId="77777777" w:rsidR="00CF1032" w:rsidRPr="00183F6E" w:rsidRDefault="00CF1032" w:rsidP="005B33F4">
      <w:pPr>
        <w:pStyle w:val="ART"/>
        <w:tabs>
          <w:tab w:val="num" w:pos="864"/>
        </w:tabs>
        <w:rPr>
          <w:sz w:val="20"/>
        </w:rPr>
      </w:pPr>
      <w:r w:rsidRPr="00183F6E">
        <w:rPr>
          <w:sz w:val="20"/>
        </w:rPr>
        <w:t>GENERAL REQUIREMENTS FOR VALVE APPLICATIONS</w:t>
      </w:r>
    </w:p>
    <w:p w14:paraId="076831DA" w14:textId="77777777" w:rsidR="00CF1032" w:rsidRPr="00183F6E" w:rsidRDefault="00CF1032">
      <w:pPr>
        <w:pStyle w:val="CMT"/>
        <w:rPr>
          <w:rFonts w:ascii="Arial" w:hAnsi="Arial" w:cs="Arial"/>
          <w:sz w:val="20"/>
        </w:rPr>
      </w:pPr>
      <w:r w:rsidRPr="00183F6E">
        <w:rPr>
          <w:rFonts w:ascii="Arial" w:hAnsi="Arial" w:cs="Arial"/>
          <w:sz w:val="20"/>
        </w:rPr>
        <w:t>The Section Text is arranged to provide bronze or brass valves in NPS 2 (DN 50) and smaller and iron valves in NPS 2-1/2 to NPS 12 (DN 65 to DN 300).</w:t>
      </w:r>
    </w:p>
    <w:p w14:paraId="434D2873" w14:textId="77777777" w:rsidR="00CF1032" w:rsidRPr="00183F6E" w:rsidRDefault="00CF1032">
      <w:pPr>
        <w:pStyle w:val="CMT"/>
        <w:rPr>
          <w:rFonts w:ascii="Arial" w:hAnsi="Arial" w:cs="Arial"/>
          <w:sz w:val="20"/>
        </w:rPr>
      </w:pPr>
      <w:r w:rsidRPr="00183F6E">
        <w:rPr>
          <w:rFonts w:ascii="Arial" w:hAnsi="Arial" w:cs="Arial"/>
          <w:sz w:val="20"/>
        </w:rPr>
        <w:t>Caution:  Verify that valve classes and pressure and temperature ratings are adequate for system fluid.  Repeat each category listing if necessary and insert required pressure range for each listing.  Indicate location of each different pressure system on Drawings.</w:t>
      </w:r>
    </w:p>
    <w:p w14:paraId="02159CB9" w14:textId="77777777" w:rsidR="00CF1032" w:rsidRPr="00183F6E" w:rsidRDefault="00CF1032">
      <w:pPr>
        <w:pStyle w:val="CMT"/>
        <w:rPr>
          <w:rFonts w:ascii="Arial" w:hAnsi="Arial" w:cs="Arial"/>
          <w:sz w:val="20"/>
        </w:rPr>
      </w:pPr>
      <w:r w:rsidRPr="00183F6E">
        <w:rPr>
          <w:rFonts w:ascii="Arial" w:hAnsi="Arial" w:cs="Arial"/>
          <w:sz w:val="20"/>
        </w:rPr>
        <w:t>Retain and revise valve applications in paragraphs and schedules below.  Coordinate with valves specified in Part 2.</w:t>
      </w:r>
    </w:p>
    <w:p w14:paraId="122A09A0" w14:textId="77777777" w:rsidR="00CF1032" w:rsidRPr="00183F6E" w:rsidRDefault="00CF1032" w:rsidP="005B33F4">
      <w:pPr>
        <w:pStyle w:val="PR1"/>
        <w:tabs>
          <w:tab w:val="num" w:pos="864"/>
        </w:tabs>
        <w:rPr>
          <w:sz w:val="20"/>
        </w:rPr>
      </w:pPr>
      <w:r w:rsidRPr="00183F6E">
        <w:rPr>
          <w:sz w:val="20"/>
        </w:rPr>
        <w:t>If valve applications are not indicated, use the following:</w:t>
      </w:r>
    </w:p>
    <w:p w14:paraId="71BFFD3D" w14:textId="77777777" w:rsidR="00CF1032" w:rsidRPr="00183F6E" w:rsidRDefault="00CF1032" w:rsidP="005B33F4">
      <w:pPr>
        <w:pStyle w:val="PR2"/>
        <w:rPr>
          <w:sz w:val="20"/>
        </w:rPr>
      </w:pPr>
      <w:r w:rsidRPr="00183F6E">
        <w:rPr>
          <w:sz w:val="20"/>
        </w:rPr>
        <w:t>Shutoff Service</w:t>
      </w:r>
      <w:proofErr w:type="gramStart"/>
      <w:r w:rsidRPr="00183F6E">
        <w:rPr>
          <w:sz w:val="20"/>
        </w:rPr>
        <w:t>:  Ball</w:t>
      </w:r>
      <w:proofErr w:type="gramEnd"/>
      <w:r w:rsidRPr="00183F6E">
        <w:rPr>
          <w:sz w:val="20"/>
        </w:rPr>
        <w:t>, butterfly</w:t>
      </w:r>
      <w:r w:rsidR="00571B81" w:rsidRPr="00183F6E">
        <w:rPr>
          <w:sz w:val="20"/>
        </w:rPr>
        <w:t xml:space="preserve"> </w:t>
      </w:r>
      <w:r w:rsidRPr="00183F6E">
        <w:rPr>
          <w:sz w:val="20"/>
        </w:rPr>
        <w:t>valves.</w:t>
      </w:r>
    </w:p>
    <w:p w14:paraId="6D631441" w14:textId="77777777" w:rsidR="00CF1032" w:rsidRPr="00183F6E" w:rsidRDefault="00CF1032" w:rsidP="005B33F4">
      <w:pPr>
        <w:pStyle w:val="PR2"/>
        <w:tabs>
          <w:tab w:val="num" w:pos="1440"/>
        </w:tabs>
        <w:rPr>
          <w:sz w:val="20"/>
        </w:rPr>
      </w:pPr>
      <w:r w:rsidRPr="00183F6E">
        <w:rPr>
          <w:sz w:val="20"/>
        </w:rPr>
        <w:t>Butterfly Valve Dead-End Service</w:t>
      </w:r>
      <w:proofErr w:type="gramStart"/>
      <w:r w:rsidRPr="00183F6E">
        <w:rPr>
          <w:sz w:val="20"/>
        </w:rPr>
        <w:t>:  Single</w:t>
      </w:r>
      <w:proofErr w:type="gramEnd"/>
      <w:r w:rsidRPr="00183F6E">
        <w:rPr>
          <w:sz w:val="20"/>
        </w:rPr>
        <w:t>-flange (lug) type.</w:t>
      </w:r>
    </w:p>
    <w:p w14:paraId="0D0CEEA3" w14:textId="77777777" w:rsidR="00CF1032" w:rsidRPr="00183F6E" w:rsidRDefault="00CF1032" w:rsidP="005B33F4">
      <w:pPr>
        <w:pStyle w:val="PR2"/>
        <w:tabs>
          <w:tab w:val="num" w:pos="1440"/>
        </w:tabs>
        <w:rPr>
          <w:sz w:val="20"/>
        </w:rPr>
      </w:pPr>
      <w:r w:rsidRPr="00183F6E">
        <w:rPr>
          <w:sz w:val="20"/>
        </w:rPr>
        <w:t>Throttling Service</w:t>
      </w:r>
      <w:proofErr w:type="gramStart"/>
      <w:r w:rsidRPr="00183F6E">
        <w:rPr>
          <w:sz w:val="20"/>
        </w:rPr>
        <w:t xml:space="preserve">:  </w:t>
      </w:r>
      <w:r w:rsidR="00571B81" w:rsidRPr="00183F6E">
        <w:rPr>
          <w:sz w:val="20"/>
        </w:rPr>
        <w:t>B</w:t>
      </w:r>
      <w:r w:rsidRPr="00183F6E">
        <w:rPr>
          <w:bCs/>
          <w:sz w:val="20"/>
        </w:rPr>
        <w:t>all</w:t>
      </w:r>
      <w:proofErr w:type="gramEnd"/>
      <w:r w:rsidRPr="00183F6E">
        <w:rPr>
          <w:sz w:val="20"/>
        </w:rPr>
        <w:t xml:space="preserve"> </w:t>
      </w:r>
      <w:r w:rsidR="00571B81" w:rsidRPr="00183F6E">
        <w:rPr>
          <w:sz w:val="20"/>
        </w:rPr>
        <w:t>or B</w:t>
      </w:r>
      <w:r w:rsidRPr="00183F6E">
        <w:rPr>
          <w:bCs/>
          <w:sz w:val="20"/>
        </w:rPr>
        <w:t>utterfly</w:t>
      </w:r>
      <w:r w:rsidR="00571B81" w:rsidRPr="00183F6E">
        <w:rPr>
          <w:bCs/>
          <w:sz w:val="20"/>
        </w:rPr>
        <w:t xml:space="preserve"> </w:t>
      </w:r>
      <w:r w:rsidRPr="00183F6E">
        <w:rPr>
          <w:sz w:val="20"/>
        </w:rPr>
        <w:t>valves.</w:t>
      </w:r>
    </w:p>
    <w:p w14:paraId="442BA1C8" w14:textId="77777777" w:rsidR="00CF1032" w:rsidRPr="00183F6E" w:rsidRDefault="00CF1032" w:rsidP="005B33F4">
      <w:pPr>
        <w:pStyle w:val="PR1"/>
        <w:tabs>
          <w:tab w:val="num" w:pos="864"/>
        </w:tabs>
        <w:rPr>
          <w:sz w:val="20"/>
        </w:rPr>
      </w:pPr>
      <w:r w:rsidRPr="00183F6E">
        <w:rPr>
          <w:sz w:val="20"/>
        </w:rPr>
        <w:lastRenderedPageBreak/>
        <w:t>If valves with specified SWP classes or CWP ratings are not available, the same types of valves with higher SWP classes or CWP ratings may be substituted.</w:t>
      </w:r>
    </w:p>
    <w:p w14:paraId="58EA42D5" w14:textId="77777777" w:rsidR="00CF1032" w:rsidRPr="00183F6E" w:rsidRDefault="00CF1032" w:rsidP="005B33F4">
      <w:pPr>
        <w:pStyle w:val="PR1"/>
        <w:tabs>
          <w:tab w:val="num" w:pos="864"/>
        </w:tabs>
        <w:rPr>
          <w:sz w:val="20"/>
        </w:rPr>
      </w:pPr>
      <w:r w:rsidRPr="00183F6E">
        <w:rPr>
          <w:sz w:val="20"/>
        </w:rPr>
        <w:t>Select valves, except wafer types, with the following end connections:</w:t>
      </w:r>
    </w:p>
    <w:p w14:paraId="2E12C2AB" w14:textId="77777777" w:rsidR="00CF1032" w:rsidRPr="00183F6E" w:rsidRDefault="00CF1032" w:rsidP="005B33F4">
      <w:pPr>
        <w:pStyle w:val="PR2"/>
        <w:rPr>
          <w:sz w:val="20"/>
        </w:rPr>
      </w:pPr>
      <w:r w:rsidRPr="00183F6E">
        <w:rPr>
          <w:sz w:val="20"/>
        </w:rPr>
        <w:t xml:space="preserve">For Copper Tubing, </w:t>
      </w:r>
      <w:r w:rsidRPr="00183F6E">
        <w:rPr>
          <w:rStyle w:val="IP"/>
          <w:rFonts w:ascii="Arial" w:hAnsi="Arial" w:cs="Arial"/>
          <w:color w:val="auto"/>
          <w:sz w:val="20"/>
        </w:rPr>
        <w:t>NPS 2</w:t>
      </w:r>
      <w:r w:rsidRPr="00183F6E">
        <w:rPr>
          <w:rStyle w:val="SI"/>
          <w:rFonts w:ascii="Arial" w:hAnsi="Arial" w:cs="Arial"/>
          <w:color w:val="auto"/>
          <w:sz w:val="20"/>
        </w:rPr>
        <w:t xml:space="preserve"> </w:t>
      </w:r>
      <w:r w:rsidRPr="00183F6E">
        <w:rPr>
          <w:sz w:val="20"/>
        </w:rPr>
        <w:t>and Smaller</w:t>
      </w:r>
      <w:proofErr w:type="gramStart"/>
      <w:r w:rsidRPr="00183F6E">
        <w:rPr>
          <w:sz w:val="20"/>
        </w:rPr>
        <w:t>:  Threaded</w:t>
      </w:r>
      <w:proofErr w:type="gramEnd"/>
      <w:r w:rsidRPr="00183F6E">
        <w:rPr>
          <w:sz w:val="20"/>
        </w:rPr>
        <w:t xml:space="preserve"> ends</w:t>
      </w:r>
      <w:r w:rsidR="00571B81" w:rsidRPr="00183F6E">
        <w:rPr>
          <w:sz w:val="20"/>
        </w:rPr>
        <w:t>.</w:t>
      </w:r>
    </w:p>
    <w:p w14:paraId="20C2D312" w14:textId="77777777" w:rsidR="00CF1032" w:rsidRPr="00183F6E" w:rsidRDefault="00CF1032" w:rsidP="005B33F4">
      <w:pPr>
        <w:pStyle w:val="PR2"/>
        <w:tabs>
          <w:tab w:val="num" w:pos="1440"/>
        </w:tabs>
        <w:rPr>
          <w:sz w:val="20"/>
        </w:rPr>
      </w:pPr>
      <w:r w:rsidRPr="00183F6E">
        <w:rPr>
          <w:sz w:val="20"/>
        </w:rPr>
        <w:t xml:space="preserve">For Copper Tubing, </w:t>
      </w:r>
      <w:r w:rsidRPr="00183F6E">
        <w:rPr>
          <w:rStyle w:val="IP"/>
          <w:rFonts w:ascii="Arial" w:hAnsi="Arial" w:cs="Arial"/>
          <w:color w:val="auto"/>
          <w:sz w:val="20"/>
        </w:rPr>
        <w:t>NPS 2-1/2 to NPS 4</w:t>
      </w:r>
      <w:proofErr w:type="gramStart"/>
      <w:r w:rsidRPr="00183F6E">
        <w:rPr>
          <w:sz w:val="20"/>
        </w:rPr>
        <w:t>:  Flanged</w:t>
      </w:r>
      <w:proofErr w:type="gramEnd"/>
      <w:r w:rsidRPr="00183F6E">
        <w:rPr>
          <w:sz w:val="20"/>
        </w:rPr>
        <w:t xml:space="preserve"> ends.</w:t>
      </w:r>
    </w:p>
    <w:p w14:paraId="6D280ED0" w14:textId="77777777" w:rsidR="00CF1032" w:rsidRPr="00183F6E" w:rsidRDefault="00CF1032" w:rsidP="005B33F4">
      <w:pPr>
        <w:pStyle w:val="PR2"/>
        <w:tabs>
          <w:tab w:val="num" w:pos="1440"/>
        </w:tabs>
        <w:rPr>
          <w:sz w:val="20"/>
        </w:rPr>
      </w:pPr>
      <w:r w:rsidRPr="00183F6E">
        <w:rPr>
          <w:sz w:val="20"/>
        </w:rPr>
        <w:t xml:space="preserve">For Steel Piping, </w:t>
      </w:r>
      <w:r w:rsidRPr="00183F6E">
        <w:rPr>
          <w:rStyle w:val="IP"/>
          <w:rFonts w:ascii="Arial" w:hAnsi="Arial" w:cs="Arial"/>
          <w:color w:val="auto"/>
          <w:sz w:val="20"/>
        </w:rPr>
        <w:t>NPS 2</w:t>
      </w:r>
      <w:r w:rsidRPr="00183F6E">
        <w:rPr>
          <w:rStyle w:val="SI"/>
          <w:rFonts w:ascii="Arial" w:hAnsi="Arial" w:cs="Arial"/>
          <w:color w:val="auto"/>
          <w:sz w:val="20"/>
        </w:rPr>
        <w:t xml:space="preserve"> </w:t>
      </w:r>
      <w:r w:rsidRPr="00183F6E">
        <w:rPr>
          <w:sz w:val="20"/>
        </w:rPr>
        <w:t>and Smaller</w:t>
      </w:r>
      <w:proofErr w:type="gramStart"/>
      <w:r w:rsidRPr="00183F6E">
        <w:rPr>
          <w:sz w:val="20"/>
        </w:rPr>
        <w:t>:  Threaded</w:t>
      </w:r>
      <w:proofErr w:type="gramEnd"/>
      <w:r w:rsidRPr="00183F6E">
        <w:rPr>
          <w:sz w:val="20"/>
        </w:rPr>
        <w:t xml:space="preserve"> ends.</w:t>
      </w:r>
    </w:p>
    <w:p w14:paraId="34CD2106" w14:textId="77777777" w:rsidR="00CF1032" w:rsidRPr="00183F6E" w:rsidRDefault="00CF1032" w:rsidP="005B33F4">
      <w:pPr>
        <w:pStyle w:val="PR2"/>
        <w:tabs>
          <w:tab w:val="num" w:pos="1440"/>
        </w:tabs>
        <w:rPr>
          <w:sz w:val="20"/>
        </w:rPr>
      </w:pPr>
      <w:r w:rsidRPr="00183F6E">
        <w:rPr>
          <w:sz w:val="20"/>
        </w:rPr>
        <w:t xml:space="preserve">For Steel Piping, </w:t>
      </w:r>
      <w:r w:rsidRPr="00183F6E">
        <w:rPr>
          <w:rStyle w:val="IP"/>
          <w:rFonts w:ascii="Arial" w:hAnsi="Arial" w:cs="Arial"/>
          <w:color w:val="auto"/>
          <w:sz w:val="20"/>
        </w:rPr>
        <w:t>NPS 2-1/2 to NPS 4</w:t>
      </w:r>
      <w:proofErr w:type="gramStart"/>
      <w:r w:rsidRPr="00183F6E">
        <w:rPr>
          <w:sz w:val="20"/>
        </w:rPr>
        <w:t>:  Flanged</w:t>
      </w:r>
      <w:proofErr w:type="gramEnd"/>
      <w:r w:rsidRPr="00183F6E">
        <w:rPr>
          <w:sz w:val="20"/>
        </w:rPr>
        <w:t xml:space="preserve"> ends.</w:t>
      </w:r>
    </w:p>
    <w:p w14:paraId="3C78A68A" w14:textId="77777777" w:rsidR="00CF1032" w:rsidRPr="00183F6E" w:rsidRDefault="00CF1032" w:rsidP="005B33F4">
      <w:pPr>
        <w:pStyle w:val="ART"/>
        <w:tabs>
          <w:tab w:val="num" w:pos="864"/>
        </w:tabs>
        <w:rPr>
          <w:sz w:val="20"/>
        </w:rPr>
      </w:pPr>
      <w:r w:rsidRPr="00183F6E">
        <w:rPr>
          <w:sz w:val="20"/>
        </w:rPr>
        <w:t>DOMESTIC, HOT- AND COLD-WATER VALVE SCHEDULE</w:t>
      </w:r>
    </w:p>
    <w:p w14:paraId="7B99E148" w14:textId="77777777" w:rsidR="00CF1032" w:rsidRPr="00183F6E" w:rsidRDefault="00CF1032" w:rsidP="005B33F4">
      <w:pPr>
        <w:pStyle w:val="PR1"/>
        <w:tabs>
          <w:tab w:val="num" w:pos="864"/>
        </w:tabs>
        <w:rPr>
          <w:sz w:val="20"/>
        </w:rPr>
      </w:pPr>
      <w:r w:rsidRPr="00183F6E">
        <w:rPr>
          <w:sz w:val="20"/>
        </w:rPr>
        <w:t xml:space="preserve">Pipe </w:t>
      </w:r>
      <w:r w:rsidRPr="00183F6E">
        <w:rPr>
          <w:rStyle w:val="IP"/>
          <w:rFonts w:ascii="Arial" w:hAnsi="Arial" w:cs="Arial"/>
          <w:color w:val="auto"/>
          <w:sz w:val="20"/>
        </w:rPr>
        <w:t>NPS 2</w:t>
      </w:r>
      <w:r w:rsidRPr="00183F6E">
        <w:rPr>
          <w:sz w:val="20"/>
        </w:rPr>
        <w:t xml:space="preserve"> and Smaller:</w:t>
      </w:r>
    </w:p>
    <w:p w14:paraId="59648F99" w14:textId="77777777" w:rsidR="00CF1032" w:rsidRPr="00183F6E" w:rsidRDefault="00CF1032">
      <w:pPr>
        <w:pStyle w:val="CMT"/>
        <w:rPr>
          <w:rFonts w:ascii="Arial" w:hAnsi="Arial" w:cs="Arial"/>
          <w:color w:val="auto"/>
          <w:sz w:val="20"/>
        </w:rPr>
      </w:pPr>
      <w:r w:rsidRPr="00183F6E">
        <w:rPr>
          <w:rFonts w:ascii="Arial" w:hAnsi="Arial" w:cs="Arial"/>
          <w:color w:val="auto"/>
          <w:sz w:val="20"/>
        </w:rPr>
        <w:t>Retain first subparagraph below if solder-joint valve ends are permitted for this application.</w:t>
      </w:r>
    </w:p>
    <w:p w14:paraId="01E5D7F2" w14:textId="77777777" w:rsidR="00CF1032" w:rsidRPr="00183F6E" w:rsidRDefault="00CF1032" w:rsidP="005B33F4">
      <w:pPr>
        <w:pStyle w:val="PR2"/>
        <w:rPr>
          <w:sz w:val="20"/>
        </w:rPr>
      </w:pPr>
      <w:r w:rsidRPr="00183F6E">
        <w:rPr>
          <w:sz w:val="20"/>
        </w:rPr>
        <w:t>Bronze Valves</w:t>
      </w:r>
      <w:proofErr w:type="gramStart"/>
      <w:r w:rsidRPr="00183F6E">
        <w:rPr>
          <w:sz w:val="20"/>
        </w:rPr>
        <w:t xml:space="preserve">:  </w:t>
      </w:r>
      <w:r w:rsidR="00571B81" w:rsidRPr="00183F6E">
        <w:rPr>
          <w:sz w:val="20"/>
        </w:rPr>
        <w:t>T</w:t>
      </w:r>
      <w:r w:rsidRPr="00183F6E">
        <w:rPr>
          <w:sz w:val="20"/>
        </w:rPr>
        <w:t>hreaded</w:t>
      </w:r>
      <w:proofErr w:type="gramEnd"/>
      <w:r w:rsidRPr="00183F6E">
        <w:rPr>
          <w:sz w:val="20"/>
        </w:rPr>
        <w:t xml:space="preserve"> ends.</w:t>
      </w:r>
    </w:p>
    <w:p w14:paraId="699A1FF3" w14:textId="77777777" w:rsidR="00CF1032" w:rsidRPr="00183F6E" w:rsidRDefault="00CF1032">
      <w:pPr>
        <w:pStyle w:val="CMT"/>
        <w:rPr>
          <w:rFonts w:ascii="Arial" w:hAnsi="Arial" w:cs="Arial"/>
          <w:color w:val="auto"/>
          <w:sz w:val="20"/>
        </w:rPr>
      </w:pPr>
      <w:r w:rsidRPr="00183F6E">
        <w:rPr>
          <w:rFonts w:ascii="Arial" w:hAnsi="Arial" w:cs="Arial"/>
          <w:color w:val="auto"/>
          <w:sz w:val="20"/>
        </w:rPr>
        <w:t>Retain only valve types, in five subparagraphs below, required for Project.</w:t>
      </w:r>
    </w:p>
    <w:p w14:paraId="58C8A098" w14:textId="77777777" w:rsidR="00CF1032" w:rsidRPr="00183F6E" w:rsidRDefault="00CF1032">
      <w:pPr>
        <w:pStyle w:val="CMT"/>
        <w:rPr>
          <w:rFonts w:ascii="Arial" w:hAnsi="Arial" w:cs="Arial"/>
          <w:color w:val="auto"/>
          <w:sz w:val="20"/>
        </w:rPr>
      </w:pPr>
      <w:r w:rsidRPr="00183F6E">
        <w:rPr>
          <w:rFonts w:ascii="Arial" w:hAnsi="Arial" w:cs="Arial"/>
          <w:color w:val="auto"/>
          <w:sz w:val="20"/>
        </w:rPr>
        <w:t>Caution:  No one-piece, reduced-port, brass ball valves with stainless-steel trim; three-piece, regular-port, brass ball valves with brass trim; or bronze ball valves with bronze trim are included in the Section Text.  Retain brass or stainless-steel trim with brass ball valves, or bronze or stainless-steel trim with bronze ball valves.</w:t>
      </w:r>
    </w:p>
    <w:p w14:paraId="23C5C69B" w14:textId="77777777" w:rsidR="00CF1032" w:rsidRPr="00183F6E" w:rsidRDefault="00CF1032" w:rsidP="005B33F4">
      <w:pPr>
        <w:pStyle w:val="PR2"/>
        <w:tabs>
          <w:tab w:val="num" w:pos="1440"/>
        </w:tabs>
        <w:rPr>
          <w:sz w:val="20"/>
        </w:rPr>
      </w:pPr>
      <w:r w:rsidRPr="00183F6E">
        <w:rPr>
          <w:sz w:val="20"/>
        </w:rPr>
        <w:t xml:space="preserve">Ball Valves:  </w:t>
      </w:r>
      <w:proofErr w:type="gramStart"/>
      <w:r w:rsidRPr="00183F6E">
        <w:rPr>
          <w:bCs/>
          <w:sz w:val="20"/>
        </w:rPr>
        <w:t>Two</w:t>
      </w:r>
      <w:r w:rsidRPr="00183F6E">
        <w:rPr>
          <w:sz w:val="20"/>
        </w:rPr>
        <w:t xml:space="preserve"> piece</w:t>
      </w:r>
      <w:proofErr w:type="gramEnd"/>
      <w:r w:rsidRPr="00183F6E">
        <w:rPr>
          <w:sz w:val="20"/>
        </w:rPr>
        <w:t xml:space="preserve">, </w:t>
      </w:r>
      <w:r w:rsidRPr="00183F6E">
        <w:rPr>
          <w:bCs/>
          <w:sz w:val="20"/>
        </w:rPr>
        <w:t>full</w:t>
      </w:r>
      <w:r w:rsidRPr="00183F6E">
        <w:rPr>
          <w:sz w:val="20"/>
        </w:rPr>
        <w:t xml:space="preserve"> port, </w:t>
      </w:r>
      <w:r w:rsidRPr="00183F6E">
        <w:rPr>
          <w:bCs/>
          <w:sz w:val="20"/>
        </w:rPr>
        <w:t>bronze</w:t>
      </w:r>
      <w:r w:rsidRPr="00183F6E">
        <w:rPr>
          <w:sz w:val="20"/>
        </w:rPr>
        <w:t xml:space="preserve"> with </w:t>
      </w:r>
      <w:r w:rsidRPr="00183F6E">
        <w:rPr>
          <w:bCs/>
          <w:sz w:val="20"/>
        </w:rPr>
        <w:t>stainless-steel</w:t>
      </w:r>
      <w:r w:rsidRPr="00183F6E">
        <w:rPr>
          <w:sz w:val="20"/>
        </w:rPr>
        <w:t xml:space="preserve"> trim.</w:t>
      </w:r>
    </w:p>
    <w:p w14:paraId="7560E48C" w14:textId="77777777" w:rsidR="00CF1032" w:rsidRPr="00183F6E" w:rsidRDefault="00CF1032" w:rsidP="005B33F4">
      <w:pPr>
        <w:pStyle w:val="PR2"/>
        <w:tabs>
          <w:tab w:val="num" w:pos="1440"/>
        </w:tabs>
        <w:rPr>
          <w:sz w:val="20"/>
        </w:rPr>
      </w:pPr>
      <w:r w:rsidRPr="00183F6E">
        <w:rPr>
          <w:sz w:val="20"/>
        </w:rPr>
        <w:t>Bronze Lift Check Valves</w:t>
      </w:r>
      <w:proofErr w:type="gramStart"/>
      <w:r w:rsidRPr="00183F6E">
        <w:rPr>
          <w:sz w:val="20"/>
        </w:rPr>
        <w:t>:  Class</w:t>
      </w:r>
      <w:proofErr w:type="gramEnd"/>
      <w:r w:rsidRPr="00183F6E">
        <w:rPr>
          <w:sz w:val="20"/>
        </w:rPr>
        <w:t xml:space="preserve"> 125, </w:t>
      </w:r>
      <w:r w:rsidRPr="00183F6E">
        <w:rPr>
          <w:bCs/>
          <w:sz w:val="20"/>
        </w:rPr>
        <w:t>nonmetallic TFE</w:t>
      </w:r>
      <w:r w:rsidRPr="00183F6E">
        <w:rPr>
          <w:sz w:val="20"/>
        </w:rPr>
        <w:t xml:space="preserve"> disc.</w:t>
      </w:r>
    </w:p>
    <w:p w14:paraId="212CD090" w14:textId="77777777" w:rsidR="00CF1032" w:rsidRPr="00183F6E" w:rsidRDefault="00CF1032" w:rsidP="005B33F4">
      <w:pPr>
        <w:pStyle w:val="PR2"/>
        <w:tabs>
          <w:tab w:val="num" w:pos="1440"/>
        </w:tabs>
        <w:rPr>
          <w:sz w:val="20"/>
        </w:rPr>
      </w:pPr>
      <w:r w:rsidRPr="00183F6E">
        <w:rPr>
          <w:sz w:val="20"/>
        </w:rPr>
        <w:t>Bronze Swing Check Valves</w:t>
      </w:r>
      <w:proofErr w:type="gramStart"/>
      <w:r w:rsidRPr="00183F6E">
        <w:rPr>
          <w:sz w:val="20"/>
        </w:rPr>
        <w:t xml:space="preserve">:  </w:t>
      </w:r>
      <w:r w:rsidRPr="00183F6E">
        <w:rPr>
          <w:bCs/>
          <w:sz w:val="20"/>
        </w:rPr>
        <w:t>Class</w:t>
      </w:r>
      <w:proofErr w:type="gramEnd"/>
      <w:r w:rsidRPr="00183F6E">
        <w:rPr>
          <w:bCs/>
          <w:sz w:val="20"/>
        </w:rPr>
        <w:t> 150</w:t>
      </w:r>
      <w:r w:rsidRPr="00183F6E">
        <w:rPr>
          <w:sz w:val="20"/>
        </w:rPr>
        <w:t xml:space="preserve">, </w:t>
      </w:r>
      <w:r w:rsidRPr="00183F6E">
        <w:rPr>
          <w:bCs/>
          <w:sz w:val="20"/>
        </w:rPr>
        <w:t>nonmetallic TFE</w:t>
      </w:r>
      <w:r w:rsidRPr="00183F6E">
        <w:rPr>
          <w:sz w:val="20"/>
        </w:rPr>
        <w:t xml:space="preserve"> disc.</w:t>
      </w:r>
    </w:p>
    <w:p w14:paraId="4F49E7F9" w14:textId="77777777" w:rsidR="00CF1032" w:rsidRPr="00183F6E" w:rsidRDefault="00CF1032" w:rsidP="005B33F4">
      <w:pPr>
        <w:pStyle w:val="PR2"/>
        <w:tabs>
          <w:tab w:val="num" w:pos="1440"/>
        </w:tabs>
        <w:spacing w:after="240"/>
        <w:rPr>
          <w:rFonts w:ascii="Arial" w:hAnsi="Arial" w:cs="Arial"/>
          <w:sz w:val="20"/>
        </w:rPr>
      </w:pPr>
      <w:r w:rsidRPr="00183F6E">
        <w:rPr>
          <w:rFonts w:ascii="Arial" w:hAnsi="Arial" w:cs="Arial"/>
          <w:sz w:val="20"/>
        </w:rPr>
        <w:t>Bronze Gate Valves</w:t>
      </w:r>
      <w:proofErr w:type="gramStart"/>
      <w:r w:rsidRPr="00183F6E">
        <w:rPr>
          <w:rFonts w:ascii="Arial" w:hAnsi="Arial" w:cs="Arial"/>
          <w:sz w:val="20"/>
        </w:rPr>
        <w:t xml:space="preserve">:  </w:t>
      </w:r>
      <w:r w:rsidRPr="00183F6E">
        <w:rPr>
          <w:rFonts w:ascii="Arial" w:hAnsi="Arial" w:cs="Arial"/>
          <w:bCs/>
          <w:sz w:val="20"/>
        </w:rPr>
        <w:t>Class</w:t>
      </w:r>
      <w:proofErr w:type="gramEnd"/>
      <w:r w:rsidRPr="00183F6E">
        <w:rPr>
          <w:rFonts w:ascii="Arial" w:hAnsi="Arial" w:cs="Arial"/>
          <w:bCs/>
          <w:sz w:val="20"/>
        </w:rPr>
        <w:t> 150</w:t>
      </w:r>
      <w:r w:rsidRPr="00183F6E">
        <w:rPr>
          <w:rFonts w:ascii="Arial" w:hAnsi="Arial" w:cs="Arial"/>
          <w:sz w:val="20"/>
        </w:rPr>
        <w:t xml:space="preserve">, </w:t>
      </w:r>
      <w:r w:rsidRPr="00183F6E">
        <w:rPr>
          <w:rFonts w:ascii="Arial" w:hAnsi="Arial" w:cs="Arial"/>
          <w:bCs/>
          <w:sz w:val="20"/>
        </w:rPr>
        <w:t>RS</w:t>
      </w:r>
      <w:r w:rsidRPr="00183F6E">
        <w:rPr>
          <w:rFonts w:ascii="Arial" w:hAnsi="Arial" w:cs="Arial"/>
          <w:sz w:val="20"/>
        </w:rPr>
        <w:t>.</w:t>
      </w:r>
    </w:p>
    <w:p w14:paraId="6155161E" w14:textId="77777777" w:rsidR="00CF1032" w:rsidRPr="00183F6E" w:rsidRDefault="00CF1032" w:rsidP="005B33F4">
      <w:pPr>
        <w:pStyle w:val="PR1"/>
        <w:tabs>
          <w:tab w:val="num" w:pos="864"/>
        </w:tabs>
        <w:spacing w:before="0" w:after="100" w:afterAutospacing="1"/>
        <w:rPr>
          <w:rFonts w:ascii="Arial" w:hAnsi="Arial" w:cs="Arial"/>
          <w:sz w:val="20"/>
        </w:rPr>
      </w:pPr>
      <w:r w:rsidRPr="00183F6E">
        <w:rPr>
          <w:rFonts w:ascii="Arial" w:hAnsi="Arial" w:cs="Arial"/>
          <w:sz w:val="20"/>
        </w:rPr>
        <w:t xml:space="preserve">Pipe </w:t>
      </w:r>
      <w:r w:rsidRPr="00183F6E">
        <w:rPr>
          <w:rStyle w:val="IP"/>
          <w:rFonts w:ascii="Arial" w:hAnsi="Arial" w:cs="Arial"/>
          <w:color w:val="auto"/>
          <w:sz w:val="20"/>
        </w:rPr>
        <w:t>NPS 2-1/2</w:t>
      </w:r>
      <w:r w:rsidRPr="00183F6E">
        <w:rPr>
          <w:rFonts w:ascii="Arial" w:hAnsi="Arial" w:cs="Arial"/>
          <w:sz w:val="20"/>
        </w:rPr>
        <w:t xml:space="preserve"> and Larger:</w:t>
      </w:r>
    </w:p>
    <w:p w14:paraId="183E74DD" w14:textId="77777777" w:rsidR="00CF1032" w:rsidRPr="00183F6E" w:rsidRDefault="00CF1032">
      <w:pPr>
        <w:pStyle w:val="CMT"/>
        <w:rPr>
          <w:rFonts w:ascii="Arial" w:hAnsi="Arial" w:cs="Arial"/>
          <w:sz w:val="20"/>
        </w:rPr>
      </w:pPr>
      <w:r w:rsidRPr="00183F6E">
        <w:rPr>
          <w:rFonts w:ascii="Arial" w:hAnsi="Arial" w:cs="Arial"/>
          <w:sz w:val="20"/>
        </w:rPr>
        <w:t>Retain first subparagraph below if threaded valve ends are permitted for this application.</w:t>
      </w:r>
    </w:p>
    <w:p w14:paraId="2F15EE58" w14:textId="77777777" w:rsidR="00CF1032" w:rsidRPr="00183F6E" w:rsidRDefault="00CF1032">
      <w:pPr>
        <w:pStyle w:val="CMT"/>
        <w:rPr>
          <w:rFonts w:ascii="Arial" w:hAnsi="Arial" w:cs="Arial"/>
          <w:color w:val="auto"/>
          <w:sz w:val="20"/>
        </w:rPr>
      </w:pPr>
      <w:r w:rsidRPr="00183F6E">
        <w:rPr>
          <w:rFonts w:ascii="Arial" w:hAnsi="Arial" w:cs="Arial"/>
          <w:color w:val="auto"/>
          <w:sz w:val="20"/>
        </w:rPr>
        <w:t>Retain one of first two subparagraphs below, or retain both and indicate location of each type on Drawings.</w:t>
      </w:r>
    </w:p>
    <w:p w14:paraId="77657850" w14:textId="77777777" w:rsidR="00CF1032" w:rsidRPr="00183F6E" w:rsidRDefault="00CF1032" w:rsidP="005B33F4">
      <w:pPr>
        <w:pStyle w:val="PR2"/>
        <w:tabs>
          <w:tab w:val="num" w:pos="1440"/>
        </w:tabs>
        <w:rPr>
          <w:sz w:val="20"/>
        </w:rPr>
      </w:pPr>
      <w:r w:rsidRPr="00183F6E">
        <w:rPr>
          <w:sz w:val="20"/>
        </w:rPr>
        <w:t>Ductile-Iron, Single-Flange Butterfly Valves</w:t>
      </w:r>
      <w:proofErr w:type="gramStart"/>
      <w:r w:rsidRPr="00183F6E">
        <w:rPr>
          <w:sz w:val="20"/>
        </w:rPr>
        <w:t>:  200</w:t>
      </w:r>
      <w:proofErr w:type="gramEnd"/>
      <w:r w:rsidRPr="00183F6E">
        <w:rPr>
          <w:sz w:val="20"/>
        </w:rPr>
        <w:t xml:space="preserve"> CWP, </w:t>
      </w:r>
      <w:r w:rsidRPr="00183F6E">
        <w:rPr>
          <w:bCs/>
          <w:sz w:val="20"/>
        </w:rPr>
        <w:t>EPDM</w:t>
      </w:r>
      <w:r w:rsidRPr="00183F6E">
        <w:rPr>
          <w:sz w:val="20"/>
        </w:rPr>
        <w:t xml:space="preserve"> seat, </w:t>
      </w:r>
      <w:r w:rsidRPr="00183F6E">
        <w:rPr>
          <w:bCs/>
          <w:sz w:val="20"/>
        </w:rPr>
        <w:t>aluminum-bronze</w:t>
      </w:r>
      <w:r w:rsidRPr="00183F6E">
        <w:rPr>
          <w:sz w:val="20"/>
        </w:rPr>
        <w:t xml:space="preserve"> disc.</w:t>
      </w:r>
    </w:p>
    <w:p w14:paraId="0AC586CF" w14:textId="77777777" w:rsidR="00CF1032" w:rsidRPr="00183F6E" w:rsidRDefault="005C6ABF" w:rsidP="00BC6AE7">
      <w:pPr>
        <w:pStyle w:val="EOS"/>
        <w:rPr>
          <w:sz w:val="20"/>
        </w:rPr>
      </w:pPr>
      <w:r w:rsidRPr="00183F6E">
        <w:rPr>
          <w:sz w:val="20"/>
        </w:rPr>
        <w:t>END OF SECTION</w:t>
      </w:r>
      <w:r w:rsidR="00AC5914" w:rsidRPr="00183F6E">
        <w:rPr>
          <w:sz w:val="20"/>
        </w:rPr>
        <w:t xml:space="preserve"> 22 05 23</w:t>
      </w:r>
    </w:p>
    <w:sectPr w:rsidR="00CF1032" w:rsidRPr="00183F6E" w:rsidSect="00EB65E5">
      <w:headerReference w:type="default" r:id="rId7"/>
      <w:footerReference w:type="even" r:id="rId8"/>
      <w:footerReference w:type="default" r:id="rId9"/>
      <w:footnotePr>
        <w:numRestart w:val="eachSect"/>
      </w:footnotePr>
      <w:endnotePr>
        <w:numFmt w:val="decimal"/>
      </w:endnotePr>
      <w:pgSz w:w="12240" w:h="15840"/>
      <w:pgMar w:top="1440" w:right="1440" w:bottom="1440" w:left="1440" w:header="720" w:footer="720" w:gutter="0"/>
      <w:cols w:space="720"/>
      <w:rtlGutter/>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183E4" w14:textId="77777777" w:rsidR="00480ECA" w:rsidRDefault="00480ECA">
      <w:r>
        <w:separator/>
      </w:r>
    </w:p>
  </w:endnote>
  <w:endnote w:type="continuationSeparator" w:id="0">
    <w:p w14:paraId="42F91F0E" w14:textId="77777777" w:rsidR="00480ECA" w:rsidRDefault="00480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pfHumnst BT">
    <w:altName w:val="Calibri"/>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77E34" w14:textId="77777777" w:rsidR="00EB65E5" w:rsidRPr="00DA7F23" w:rsidRDefault="00EB65E5" w:rsidP="00070CA9">
    <w:pPr>
      <w:pStyle w:val="Heading1"/>
      <w:keepNext w:val="0"/>
      <w:tabs>
        <w:tab w:val="clear" w:pos="5760"/>
        <w:tab w:val="clear" w:pos="9360"/>
        <w:tab w:val="right" w:pos="9780"/>
      </w:tabs>
      <w:spacing w:line="250" w:lineRule="exact"/>
      <w:rPr>
        <w:rStyle w:val="NUM"/>
        <w:rFonts w:ascii="ZapfHumnst BT" w:hAnsi="ZapfHumnst BT"/>
        <w:sz w:val="20"/>
      </w:rPr>
    </w:pPr>
  </w:p>
  <w:p w14:paraId="750187CD" w14:textId="77777777" w:rsidR="00EB65E5" w:rsidRPr="00DA7F23" w:rsidRDefault="00EB65E5" w:rsidP="00070CA9">
    <w:pPr>
      <w:pStyle w:val="Heading1"/>
      <w:keepNext w:val="0"/>
      <w:pBdr>
        <w:top w:val="single" w:sz="4" w:space="1" w:color="auto"/>
      </w:pBdr>
      <w:tabs>
        <w:tab w:val="clear" w:pos="5760"/>
      </w:tabs>
      <w:spacing w:line="250" w:lineRule="exact"/>
      <w:rPr>
        <w:rFonts w:ascii="ZapfHumnst BT" w:hAnsi="ZapfHumnst BT"/>
        <w:sz w:val="20"/>
      </w:rPr>
    </w:pPr>
    <w:r>
      <w:rPr>
        <w:rFonts w:ascii="ZapfHumnst BT" w:hAnsi="ZapfHumnst BT"/>
        <w:sz w:val="20"/>
      </w:rPr>
      <w:t>GENERAL DUTY VALVES FOR PLUMBING PIPING</w:t>
    </w:r>
    <w:r w:rsidRPr="00DA7F23">
      <w:rPr>
        <w:rStyle w:val="NUM"/>
        <w:rFonts w:ascii="ZapfHumnst BT" w:hAnsi="ZapfHumnst BT"/>
        <w:sz w:val="20"/>
      </w:rPr>
      <w:t xml:space="preserve"> </w:t>
    </w:r>
    <w:r>
      <w:rPr>
        <w:rStyle w:val="NUM"/>
        <w:rFonts w:ascii="ZapfHumnst BT" w:hAnsi="ZapfHumnst BT"/>
        <w:sz w:val="20"/>
      </w:rPr>
      <w:tab/>
      <w:t>RANCHO STARBUCK PAC/GYM</w:t>
    </w:r>
    <w:r w:rsidRPr="00DA7F23">
      <w:rPr>
        <w:rFonts w:ascii="ZapfHumnst BT" w:hAnsi="ZapfHumnst BT"/>
        <w:sz w:val="20"/>
      </w:rPr>
      <w:tab/>
    </w:r>
  </w:p>
  <w:p w14:paraId="56C3A780" w14:textId="77777777" w:rsidR="00EB65E5" w:rsidRPr="00DA7F23" w:rsidRDefault="00EB65E5" w:rsidP="00070CA9">
    <w:pPr>
      <w:pStyle w:val="Heading1"/>
      <w:keepNext w:val="0"/>
      <w:tabs>
        <w:tab w:val="clear" w:pos="5760"/>
      </w:tabs>
      <w:spacing w:line="250" w:lineRule="exact"/>
      <w:rPr>
        <w:rFonts w:ascii="ZapfHumnst BT" w:hAnsi="ZapfHumnst BT"/>
        <w:sz w:val="20"/>
      </w:rPr>
    </w:pPr>
    <w:r>
      <w:rPr>
        <w:rFonts w:ascii="ZapfHumnst BT" w:hAnsi="ZapfHumnst BT"/>
        <w:caps/>
        <w:sz w:val="20"/>
      </w:rPr>
      <w:tab/>
      <w:t>LOWELL JOINT</w:t>
    </w:r>
    <w:r w:rsidRPr="00DA7F23">
      <w:rPr>
        <w:rFonts w:ascii="ZapfHumnst BT" w:hAnsi="ZapfHumnst BT"/>
        <w:caps/>
        <w:sz w:val="20"/>
      </w:rPr>
      <w:t xml:space="preserve"> SCHOOL DISTRICT</w:t>
    </w:r>
    <w:r w:rsidRPr="00DA7F23">
      <w:rPr>
        <w:rFonts w:ascii="ZapfHumnst BT" w:hAnsi="ZapfHumnst BT"/>
        <w:sz w:val="20"/>
      </w:rPr>
      <w:tab/>
    </w:r>
  </w:p>
  <w:p w14:paraId="2AFDC639" w14:textId="77777777" w:rsidR="00EB65E5" w:rsidRPr="00DA7F23" w:rsidRDefault="00EB65E5" w:rsidP="00070CA9">
    <w:pPr>
      <w:tabs>
        <w:tab w:val="right" w:pos="9360"/>
      </w:tabs>
      <w:suppressAutoHyphens/>
      <w:spacing w:line="250" w:lineRule="exact"/>
      <w:jc w:val="both"/>
      <w:rPr>
        <w:rFonts w:ascii="ZapfHumnst BT" w:hAnsi="ZapfHumnst BT"/>
      </w:rPr>
    </w:pPr>
    <w:r>
      <w:rPr>
        <w:rFonts w:ascii="ZapfHumnst BT" w:hAnsi="ZapfHumnst BT"/>
      </w:rPr>
      <w:t>22</w:t>
    </w:r>
    <w:r w:rsidRPr="00DA7F23">
      <w:rPr>
        <w:rFonts w:ascii="ZapfHumnst BT" w:hAnsi="ZapfHumnst BT"/>
      </w:rPr>
      <w:t xml:space="preserve"> </w:t>
    </w:r>
    <w:r>
      <w:rPr>
        <w:rFonts w:ascii="ZapfHumnst BT" w:hAnsi="ZapfHumnst BT"/>
      </w:rPr>
      <w:t>05</w:t>
    </w:r>
    <w:r w:rsidRPr="00DA7F23">
      <w:rPr>
        <w:rFonts w:ascii="ZapfHumnst BT" w:hAnsi="ZapfHumnst BT"/>
      </w:rPr>
      <w:t xml:space="preserve"> </w:t>
    </w:r>
    <w:r>
      <w:rPr>
        <w:rFonts w:ascii="ZapfHumnst BT" w:hAnsi="ZapfHumnst BT"/>
      </w:rPr>
      <w:t>2</w:t>
    </w:r>
    <w:r w:rsidRPr="00DA7F23">
      <w:rPr>
        <w:rFonts w:ascii="ZapfHumnst BT" w:hAnsi="ZapfHumnst BT"/>
      </w:rPr>
      <w:t>3-</w:t>
    </w:r>
    <w:r w:rsidRPr="00DA7F23">
      <w:rPr>
        <w:rFonts w:ascii="ZapfHumnst BT" w:hAnsi="ZapfHumnst BT"/>
      </w:rPr>
      <w:fldChar w:fldCharType="begin"/>
    </w:r>
    <w:r w:rsidRPr="00DA7F23">
      <w:rPr>
        <w:rFonts w:ascii="ZapfHumnst BT" w:hAnsi="ZapfHumnst BT"/>
      </w:rPr>
      <w:instrText>page \* arabic</w:instrText>
    </w:r>
    <w:r w:rsidRPr="00DA7F23">
      <w:rPr>
        <w:rFonts w:ascii="ZapfHumnst BT" w:hAnsi="ZapfHumnst BT"/>
      </w:rPr>
      <w:fldChar w:fldCharType="separate"/>
    </w:r>
    <w:r>
      <w:rPr>
        <w:rFonts w:ascii="ZapfHumnst BT" w:hAnsi="ZapfHumnst BT"/>
      </w:rPr>
      <w:t>2</w:t>
    </w:r>
    <w:r w:rsidRPr="00DA7F23">
      <w:rPr>
        <w:rFonts w:ascii="ZapfHumnst BT" w:hAnsi="ZapfHumnst BT"/>
      </w:rPr>
      <w:fldChar w:fldCharType="end"/>
    </w:r>
    <w:r>
      <w:rPr>
        <w:rFonts w:ascii="ZapfHumnst BT" w:hAnsi="ZapfHumnst BT"/>
      </w:rPr>
      <w:tab/>
      <w:t>OCTOBER 31, 2024</w:t>
    </w:r>
    <w:r w:rsidRPr="00DA7F23">
      <w:rPr>
        <w:rFonts w:ascii="ZapfHumnst BT" w:hAnsi="ZapfHumnst BT"/>
      </w:rPr>
      <w:tab/>
    </w:r>
  </w:p>
  <w:p w14:paraId="64AA41AF" w14:textId="77777777" w:rsidR="00EB65E5" w:rsidRDefault="00EB65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1A767" w14:textId="77777777" w:rsidR="00EB65E5" w:rsidRPr="00DA7F23" w:rsidRDefault="00EB65E5">
    <w:pPr>
      <w:pStyle w:val="Heading1"/>
      <w:keepNext w:val="0"/>
      <w:tabs>
        <w:tab w:val="clear" w:pos="5760"/>
        <w:tab w:val="clear" w:pos="9360"/>
        <w:tab w:val="right" w:pos="9780"/>
      </w:tabs>
      <w:spacing w:line="250" w:lineRule="exact"/>
      <w:rPr>
        <w:rStyle w:val="NUM"/>
        <w:rFonts w:ascii="ZapfHumnst BT" w:hAnsi="ZapfHumnst BT"/>
        <w:sz w:val="20"/>
      </w:rPr>
    </w:pPr>
    <w:bookmarkStart w:id="1" w:name="_Hlk164699034"/>
  </w:p>
  <w:bookmarkEnd w:id="1"/>
  <w:p w14:paraId="114FBAB7" w14:textId="77777777" w:rsidR="00EB65E5" w:rsidRPr="00DA7F23" w:rsidRDefault="00EB65E5" w:rsidP="00070CA9">
    <w:pPr>
      <w:pStyle w:val="Heading1"/>
      <w:keepNext w:val="0"/>
      <w:pBdr>
        <w:top w:val="single" w:sz="4" w:space="1" w:color="auto"/>
      </w:pBdr>
      <w:tabs>
        <w:tab w:val="clear" w:pos="5760"/>
        <w:tab w:val="clear" w:pos="9360"/>
        <w:tab w:val="right" w:pos="9780"/>
      </w:tabs>
      <w:spacing w:line="250" w:lineRule="exact"/>
      <w:rPr>
        <w:rFonts w:ascii="ZapfHumnst BT" w:hAnsi="ZapfHumnst BT"/>
        <w:sz w:val="20"/>
      </w:rPr>
    </w:pPr>
    <w:r>
      <w:rPr>
        <w:rStyle w:val="NUM"/>
        <w:rFonts w:ascii="ZapfHumnst BT" w:hAnsi="ZapfHumnst BT"/>
        <w:sz w:val="20"/>
      </w:rPr>
      <w:t>RANCHO STARBUCK PAC/GYM</w:t>
    </w:r>
    <w:r w:rsidRPr="00DA7F23">
      <w:rPr>
        <w:rFonts w:ascii="ZapfHumnst BT" w:hAnsi="ZapfHumnst BT"/>
        <w:sz w:val="20"/>
      </w:rPr>
      <w:tab/>
    </w:r>
    <w:r>
      <w:rPr>
        <w:rFonts w:ascii="ZapfHumnst BT" w:hAnsi="ZapfHumnst BT"/>
        <w:sz w:val="20"/>
      </w:rPr>
      <w:t>GENERAL DUTY VALVES FOR PLUMBING PIPING</w:t>
    </w:r>
  </w:p>
  <w:p w14:paraId="3ABABCF9" w14:textId="77777777" w:rsidR="00EB65E5" w:rsidRPr="00DA7F23" w:rsidRDefault="00EB65E5">
    <w:pPr>
      <w:pStyle w:val="Heading1"/>
      <w:keepNext w:val="0"/>
      <w:tabs>
        <w:tab w:val="clear" w:pos="5760"/>
        <w:tab w:val="clear" w:pos="9360"/>
        <w:tab w:val="right" w:pos="9780"/>
      </w:tabs>
      <w:spacing w:line="250" w:lineRule="exact"/>
      <w:rPr>
        <w:rFonts w:ascii="ZapfHumnst BT" w:hAnsi="ZapfHumnst BT"/>
        <w:sz w:val="20"/>
      </w:rPr>
    </w:pPr>
    <w:bookmarkStart w:id="2" w:name="_Hlk165302092"/>
    <w:r>
      <w:rPr>
        <w:rFonts w:ascii="ZapfHumnst BT" w:hAnsi="ZapfHumnst BT"/>
        <w:caps/>
        <w:sz w:val="20"/>
      </w:rPr>
      <w:t>LOWELL JOINT</w:t>
    </w:r>
    <w:r w:rsidRPr="00DA7F23">
      <w:rPr>
        <w:rFonts w:ascii="ZapfHumnst BT" w:hAnsi="ZapfHumnst BT"/>
        <w:caps/>
        <w:sz w:val="20"/>
      </w:rPr>
      <w:t xml:space="preserve"> SCHOOL DISTRICT</w:t>
    </w:r>
    <w:bookmarkEnd w:id="2"/>
    <w:r w:rsidRPr="00DA7F23">
      <w:rPr>
        <w:rFonts w:ascii="ZapfHumnst BT" w:hAnsi="ZapfHumnst BT"/>
        <w:sz w:val="20"/>
      </w:rPr>
      <w:tab/>
    </w:r>
  </w:p>
  <w:p w14:paraId="28F062AB" w14:textId="77777777" w:rsidR="00EB65E5" w:rsidRPr="00DA7F23" w:rsidRDefault="00EB65E5">
    <w:pPr>
      <w:tabs>
        <w:tab w:val="right" w:pos="9780"/>
      </w:tabs>
      <w:suppressAutoHyphens/>
      <w:spacing w:line="250" w:lineRule="exact"/>
      <w:jc w:val="both"/>
      <w:rPr>
        <w:rFonts w:ascii="ZapfHumnst BT" w:hAnsi="ZapfHumnst BT"/>
      </w:rPr>
    </w:pPr>
    <w:r>
      <w:rPr>
        <w:rFonts w:ascii="ZapfHumnst BT" w:hAnsi="ZapfHumnst BT"/>
      </w:rPr>
      <w:t xml:space="preserve">OCTOBER 31, </w:t>
    </w:r>
    <w:proofErr w:type="gramStart"/>
    <w:r>
      <w:rPr>
        <w:rFonts w:ascii="ZapfHumnst BT" w:hAnsi="ZapfHumnst BT"/>
      </w:rPr>
      <w:t>2024</w:t>
    </w:r>
    <w:proofErr w:type="gramEnd"/>
    <w:r w:rsidRPr="00DA7F23">
      <w:rPr>
        <w:rFonts w:ascii="ZapfHumnst BT" w:hAnsi="ZapfHumnst BT"/>
      </w:rPr>
      <w:tab/>
    </w:r>
    <w:r>
      <w:rPr>
        <w:rFonts w:ascii="ZapfHumnst BT" w:hAnsi="ZapfHumnst BT"/>
      </w:rPr>
      <w:t>22</w:t>
    </w:r>
    <w:r w:rsidRPr="00DA7F23">
      <w:rPr>
        <w:rFonts w:ascii="ZapfHumnst BT" w:hAnsi="ZapfHumnst BT"/>
      </w:rPr>
      <w:t xml:space="preserve"> </w:t>
    </w:r>
    <w:r>
      <w:rPr>
        <w:rFonts w:ascii="ZapfHumnst BT" w:hAnsi="ZapfHumnst BT"/>
      </w:rPr>
      <w:t>05</w:t>
    </w:r>
    <w:r w:rsidRPr="00DA7F23">
      <w:rPr>
        <w:rFonts w:ascii="ZapfHumnst BT" w:hAnsi="ZapfHumnst BT"/>
      </w:rPr>
      <w:t xml:space="preserve"> </w:t>
    </w:r>
    <w:r>
      <w:rPr>
        <w:rFonts w:ascii="ZapfHumnst BT" w:hAnsi="ZapfHumnst BT"/>
      </w:rPr>
      <w:t>2</w:t>
    </w:r>
    <w:r w:rsidRPr="00DA7F23">
      <w:rPr>
        <w:rFonts w:ascii="ZapfHumnst BT" w:hAnsi="ZapfHumnst BT"/>
      </w:rPr>
      <w:t>3-</w:t>
    </w:r>
    <w:r w:rsidRPr="00DA7F23">
      <w:rPr>
        <w:rFonts w:ascii="ZapfHumnst BT" w:hAnsi="ZapfHumnst BT"/>
      </w:rPr>
      <w:fldChar w:fldCharType="begin"/>
    </w:r>
    <w:r w:rsidRPr="00DA7F23">
      <w:rPr>
        <w:rFonts w:ascii="ZapfHumnst BT" w:hAnsi="ZapfHumnst BT"/>
      </w:rPr>
      <w:instrText>page \* arabic</w:instrText>
    </w:r>
    <w:r w:rsidRPr="00DA7F23">
      <w:rPr>
        <w:rFonts w:ascii="ZapfHumnst BT" w:hAnsi="ZapfHumnst BT"/>
      </w:rPr>
      <w:fldChar w:fldCharType="separate"/>
    </w:r>
    <w:r w:rsidRPr="00DA7F23">
      <w:rPr>
        <w:rFonts w:ascii="ZapfHumnst BT" w:hAnsi="ZapfHumnst BT"/>
        <w:noProof/>
      </w:rPr>
      <w:t>5</w:t>
    </w:r>
    <w:r w:rsidRPr="00DA7F23">
      <w:rPr>
        <w:rFonts w:ascii="ZapfHumnst BT" w:hAnsi="ZapfHumnst BT"/>
      </w:rPr>
      <w:fldChar w:fldCharType="end"/>
    </w:r>
  </w:p>
  <w:p w14:paraId="2905F52B" w14:textId="77777777" w:rsidR="00531856" w:rsidRPr="00BC6AE7" w:rsidRDefault="00EB65E5" w:rsidP="00EB65E5">
    <w:pPr>
      <w:tabs>
        <w:tab w:val="left" w:pos="3045"/>
        <w:tab w:val="right" w:pos="9360"/>
      </w:tabs>
      <w:suppressAutoHyphens/>
      <w:rPr>
        <w:rFonts w:ascii="ZapfHumnst BT" w:hAnsi="ZapfHumnst BT"/>
        <w:caps/>
        <w:sz w:val="20"/>
      </w:rPr>
    </w:pPr>
    <w:r>
      <w:rPr>
        <w:rFonts w:ascii="ZapfHumnst BT" w:hAnsi="ZapfHumnst BT"/>
        <w:caps/>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5DE1C" w14:textId="77777777" w:rsidR="00480ECA" w:rsidRDefault="00480ECA">
      <w:r>
        <w:separator/>
      </w:r>
    </w:p>
  </w:footnote>
  <w:footnote w:type="continuationSeparator" w:id="0">
    <w:p w14:paraId="1C87C968" w14:textId="77777777" w:rsidR="00480ECA" w:rsidRDefault="00480E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E8E7E" w14:textId="77777777" w:rsidR="00BC6AE7" w:rsidRPr="00BC6AE7" w:rsidRDefault="00BC6AE7" w:rsidP="00EB65E5">
    <w:pPr>
      <w:pBdr>
        <w:bottom w:val="single" w:sz="4" w:space="0" w:color="auto"/>
      </w:pBdr>
      <w:tabs>
        <w:tab w:val="center" w:pos="4320"/>
        <w:tab w:val="right" w:pos="8640"/>
      </w:tabs>
      <w:suppressAutoHyphens/>
      <w:jc w:val="both"/>
      <w:rPr>
        <w:rFonts w:ascii="ZapfHumnst BT" w:hAnsi="ZapfHumnst BT"/>
        <w:sz w:val="2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7CDC8BA2"/>
    <w:name w:val="MASTERSPEC"/>
    <w:lvl w:ilvl="0">
      <w:start w:val="1"/>
      <w:numFmt w:val="decimal"/>
      <w:pStyle w:val="PRT"/>
      <w:suff w:val="nothing"/>
      <w:lvlText w:val="PART %1 - "/>
      <w:lvlJc w:val="left"/>
      <w:pPr>
        <w:ind w:left="0" w:firstLine="0"/>
      </w:pPr>
      <w:rPr>
        <w:rFonts w:hint="default"/>
      </w:rPr>
    </w:lvl>
    <w:lvl w:ilvl="1">
      <w:numFmt w:val="decimal"/>
      <w:pStyle w:val="SUT"/>
      <w:suff w:val="nothing"/>
      <w:lvlText w:val="SCHEDULE %2 - "/>
      <w:lvlJc w:val="left"/>
      <w:pPr>
        <w:ind w:left="0" w:firstLine="0"/>
      </w:pPr>
      <w:rPr>
        <w:rFonts w:hint="default"/>
      </w:rPr>
    </w:lvl>
    <w:lvl w:ilvl="2">
      <w:numFmt w:val="decimal"/>
      <w:pStyle w:val="DST"/>
      <w:suff w:val="nothing"/>
      <w:lvlText w:val="PRODUCT DATA SHEET %3 - "/>
      <w:lvlJc w:val="left"/>
      <w:pPr>
        <w:ind w:left="0" w:firstLine="0"/>
      </w:pPr>
      <w:rPr>
        <w:rFonts w:hint="default"/>
      </w:rPr>
    </w:lvl>
    <w:lvl w:ilvl="3">
      <w:start w:val="1"/>
      <w:numFmt w:val="decimal"/>
      <w:pStyle w:val="ART"/>
      <w:lvlText w:val="3.%4"/>
      <w:lvlJc w:val="left"/>
      <w:pPr>
        <w:tabs>
          <w:tab w:val="num" w:pos="864"/>
        </w:tabs>
        <w:ind w:left="864" w:hanging="864"/>
      </w:pPr>
      <w:rPr>
        <w:rFonts w:hint="default"/>
      </w:rPr>
    </w:lvl>
    <w:lvl w:ilvl="4">
      <w:start w:val="1"/>
      <w:numFmt w:val="upperLetter"/>
      <w:pStyle w:val="PR1"/>
      <w:lvlText w:val="%5."/>
      <w:lvlJc w:val="left"/>
      <w:pPr>
        <w:tabs>
          <w:tab w:val="num" w:pos="864"/>
        </w:tabs>
        <w:ind w:left="864" w:hanging="576"/>
      </w:pPr>
      <w:rPr>
        <w:rFonts w:hint="default"/>
      </w:rPr>
    </w:lvl>
    <w:lvl w:ilvl="5">
      <w:start w:val="1"/>
      <w:numFmt w:val="decimal"/>
      <w:pStyle w:val="PR2"/>
      <w:lvlText w:val="%6."/>
      <w:lvlJc w:val="left"/>
      <w:pPr>
        <w:tabs>
          <w:tab w:val="num" w:pos="1440"/>
        </w:tabs>
        <w:ind w:left="1440" w:hanging="576"/>
      </w:pPr>
      <w:rPr>
        <w:rFonts w:hint="default"/>
      </w:rPr>
    </w:lvl>
    <w:lvl w:ilvl="6">
      <w:start w:val="1"/>
      <w:numFmt w:val="lowerLetter"/>
      <w:pStyle w:val="PR3"/>
      <w:lvlText w:val="%7."/>
      <w:lvlJc w:val="left"/>
      <w:pPr>
        <w:tabs>
          <w:tab w:val="num" w:pos="2016"/>
        </w:tabs>
        <w:ind w:left="2016" w:hanging="576"/>
      </w:pPr>
      <w:rPr>
        <w:rFonts w:hint="default"/>
      </w:rPr>
    </w:lvl>
    <w:lvl w:ilvl="7">
      <w:start w:val="1"/>
      <w:numFmt w:val="decimal"/>
      <w:pStyle w:val="PR4"/>
      <w:lvlText w:val="%8)"/>
      <w:lvlJc w:val="left"/>
      <w:pPr>
        <w:tabs>
          <w:tab w:val="num" w:pos="2592"/>
        </w:tabs>
        <w:ind w:left="2592" w:hanging="576"/>
      </w:pPr>
      <w:rPr>
        <w:rFonts w:hint="default"/>
      </w:rPr>
    </w:lvl>
    <w:lvl w:ilvl="8">
      <w:start w:val="1"/>
      <w:numFmt w:val="lowerLetter"/>
      <w:pStyle w:val="PR5"/>
      <w:lvlText w:val="%9)"/>
      <w:lvlJc w:val="left"/>
      <w:pPr>
        <w:tabs>
          <w:tab w:val="num" w:pos="3168"/>
        </w:tabs>
        <w:ind w:left="3168" w:hanging="576"/>
      </w:pPr>
      <w:rPr>
        <w:rFonts w:hint="default"/>
      </w:rPr>
    </w:lvl>
  </w:abstractNum>
  <w:abstractNum w:abstractNumId="1" w15:restartNumberingAfterBreak="0">
    <w:nsid w:val="2B657D1A"/>
    <w:multiLevelType w:val="multilevel"/>
    <w:tmpl w:val="0D282066"/>
    <w:lvl w:ilvl="0">
      <w:start w:val="2"/>
      <w:numFmt w:val="decimal"/>
      <w:lvlText w:val="%1."/>
      <w:lvlJc w:val="left"/>
      <w:pPr>
        <w:tabs>
          <w:tab w:val="num" w:pos="360"/>
        </w:tabs>
        <w:ind w:left="360" w:hanging="360"/>
      </w:pPr>
      <w:rPr>
        <w:rFonts w:hint="default"/>
      </w:rPr>
    </w:lvl>
    <w:lvl w:ilvl="1">
      <w:start w:val="1"/>
      <w:numFmt w:val="decimal"/>
      <w:lvlText w:val="2.%2"/>
      <w:lvlJc w:val="left"/>
      <w:pPr>
        <w:tabs>
          <w:tab w:val="num" w:pos="1080"/>
        </w:tabs>
        <w:ind w:left="1080" w:hanging="576"/>
      </w:pPr>
      <w:rPr>
        <w:rFonts w:hint="default"/>
      </w:rPr>
    </w:lvl>
    <w:lvl w:ilvl="2">
      <w:start w:val="1"/>
      <w:numFmt w:val="upperLetter"/>
      <w:lvlText w:val="%3."/>
      <w:lvlJc w:val="righ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righ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right"/>
      <w:pPr>
        <w:tabs>
          <w:tab w:val="num" w:pos="3240"/>
        </w:tabs>
        <w:ind w:left="3240" w:hanging="360"/>
      </w:pPr>
      <w:rPr>
        <w:rFonts w:hint="default"/>
      </w:rPr>
    </w:lvl>
  </w:abstractNum>
  <w:abstractNum w:abstractNumId="2" w15:restartNumberingAfterBreak="0">
    <w:nsid w:val="79963A21"/>
    <w:multiLevelType w:val="multilevel"/>
    <w:tmpl w:val="70E68F22"/>
    <w:lvl w:ilvl="0">
      <w:start w:val="2"/>
      <w:numFmt w:val="decimal"/>
      <w:lvlText w:val="%1"/>
      <w:lvlJc w:val="left"/>
      <w:pPr>
        <w:ind w:left="384" w:hanging="384"/>
      </w:pPr>
      <w:rPr>
        <w:rFonts w:hint="default"/>
      </w:rPr>
    </w:lvl>
    <w:lvl w:ilvl="1">
      <w:start w:val="23"/>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79ED4D0A"/>
    <w:multiLevelType w:val="multilevel"/>
    <w:tmpl w:val="902ED57C"/>
    <w:lvl w:ilvl="0">
      <w:start w:val="1"/>
      <w:numFmt w:val="decimal"/>
      <w:lvlText w:val="%1."/>
      <w:lvlJc w:val="left"/>
      <w:pPr>
        <w:tabs>
          <w:tab w:val="num" w:pos="720"/>
        </w:tabs>
        <w:ind w:left="720" w:hanging="360"/>
      </w:pPr>
      <w:rPr>
        <w:rFonts w:hint="default"/>
      </w:rPr>
    </w:lvl>
    <w:lvl w:ilvl="1">
      <w:start w:val="1"/>
      <w:numFmt w:val="decimal"/>
      <w:lvlText w:val="1.%2"/>
      <w:lvlJc w:val="left"/>
      <w:pPr>
        <w:tabs>
          <w:tab w:val="num" w:pos="1440"/>
        </w:tabs>
        <w:ind w:left="1440" w:hanging="720"/>
      </w:pPr>
      <w:rPr>
        <w:rFonts w:hint="default"/>
      </w:rPr>
    </w:lvl>
    <w:lvl w:ilvl="2">
      <w:start w:val="1"/>
      <w:numFmt w:val="upperLetter"/>
      <w:lvlText w:val="%3."/>
      <w:lvlJc w:val="right"/>
      <w:pPr>
        <w:tabs>
          <w:tab w:val="num" w:pos="2160"/>
        </w:tabs>
        <w:ind w:left="2160" w:hanging="1080"/>
      </w:pPr>
      <w:rPr>
        <w:rFonts w:hint="default"/>
      </w:rPr>
    </w:lvl>
    <w:lvl w:ilvl="3">
      <w:start w:val="1"/>
      <w:numFmt w:val="decimal"/>
      <w:lvlText w:val="%4."/>
      <w:lvlJc w:val="left"/>
      <w:pPr>
        <w:tabs>
          <w:tab w:val="num" w:pos="2880"/>
        </w:tabs>
        <w:ind w:left="2880" w:hanging="1440"/>
      </w:pPr>
      <w:rPr>
        <w:rFonts w:hint="default"/>
      </w:rPr>
    </w:lvl>
    <w:lvl w:ilvl="4">
      <w:start w:val="1"/>
      <w:numFmt w:val="lowerLetter"/>
      <w:lvlText w:val="%5."/>
      <w:lvlJc w:val="left"/>
      <w:pPr>
        <w:tabs>
          <w:tab w:val="num" w:pos="3600"/>
        </w:tabs>
        <w:ind w:left="3600" w:hanging="1800"/>
      </w:pPr>
      <w:rPr>
        <w:rFonts w:hint="default"/>
      </w:rPr>
    </w:lvl>
    <w:lvl w:ilvl="5">
      <w:start w:val="1"/>
      <w:numFmt w:val="lowerRoman"/>
      <w:lvlText w:val="%6."/>
      <w:lvlJc w:val="right"/>
      <w:pPr>
        <w:tabs>
          <w:tab w:val="num" w:pos="4320"/>
        </w:tabs>
        <w:ind w:left="4320" w:hanging="2160"/>
      </w:pPr>
      <w:rPr>
        <w:rFonts w:hint="default"/>
      </w:rPr>
    </w:lvl>
    <w:lvl w:ilvl="6">
      <w:start w:val="1"/>
      <w:numFmt w:val="decimal"/>
      <w:lvlText w:val="%7."/>
      <w:lvlJc w:val="left"/>
      <w:pPr>
        <w:tabs>
          <w:tab w:val="num" w:pos="5040"/>
        </w:tabs>
        <w:ind w:left="5040" w:hanging="2520"/>
      </w:pPr>
      <w:rPr>
        <w:rFonts w:hint="default"/>
      </w:rPr>
    </w:lvl>
    <w:lvl w:ilvl="7">
      <w:start w:val="1"/>
      <w:numFmt w:val="lowerLetter"/>
      <w:lvlText w:val="%8."/>
      <w:lvlJc w:val="left"/>
      <w:pPr>
        <w:tabs>
          <w:tab w:val="num" w:pos="5760"/>
        </w:tabs>
        <w:ind w:left="5760" w:hanging="2880"/>
      </w:pPr>
      <w:rPr>
        <w:rFonts w:hint="default"/>
      </w:rPr>
    </w:lvl>
    <w:lvl w:ilvl="8">
      <w:start w:val="1"/>
      <w:numFmt w:val="lowerRoman"/>
      <w:lvlText w:val="%9."/>
      <w:lvlJc w:val="right"/>
      <w:pPr>
        <w:tabs>
          <w:tab w:val="num" w:pos="6480"/>
        </w:tabs>
        <w:ind w:left="6480" w:hanging="3240"/>
      </w:pPr>
      <w:rPr>
        <w:rFonts w:hint="default"/>
      </w:rPr>
    </w:lvl>
  </w:abstractNum>
  <w:num w:numId="1" w16cid:durableId="645939947">
    <w:abstractNumId w:val="0"/>
  </w:num>
  <w:num w:numId="2" w16cid:durableId="78530293">
    <w:abstractNumId w:val="0"/>
  </w:num>
  <w:num w:numId="3" w16cid:durableId="1832286702">
    <w:abstractNumId w:val="2"/>
  </w:num>
  <w:num w:numId="4" w16cid:durableId="2124231505">
    <w:abstractNumId w:val="0"/>
    <w:lvlOverride w:ilvl="0">
      <w:startOverride w:val="1"/>
    </w:lvlOverride>
    <w:lvlOverride w:ilvl="1"/>
    <w:lvlOverride w:ilvl="2"/>
    <w:lvlOverride w:ilvl="3">
      <w:startOverride w:val="1"/>
    </w:lvlOverride>
    <w:lvlOverride w:ilvl="4">
      <w:startOverride w:val="1"/>
    </w:lvlOverride>
  </w:num>
  <w:num w:numId="5" w16cid:durableId="1632861832">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89280739">
    <w:abstractNumId w:val="1"/>
  </w:num>
  <w:num w:numId="7" w16cid:durableId="1667787521">
    <w:abstractNumId w:val="3"/>
  </w:num>
  <w:num w:numId="8" w16cid:durableId="1159230618">
    <w:abstractNumId w:val="0"/>
  </w:num>
  <w:num w:numId="9" w16cid:durableId="204098319">
    <w:abstractNumId w:val="0"/>
  </w:num>
  <w:num w:numId="10" w16cid:durableId="1009067341">
    <w:abstractNumId w:val="0"/>
  </w:num>
  <w:num w:numId="11" w16cid:durableId="755248248">
    <w:abstractNumId w:val="0"/>
  </w:num>
  <w:num w:numId="12" w16cid:durableId="883103532">
    <w:abstractNumId w:val="0"/>
  </w:num>
  <w:num w:numId="13" w16cid:durableId="683480449">
    <w:abstractNumId w:val="0"/>
  </w:num>
  <w:num w:numId="14" w16cid:durableId="704258412">
    <w:abstractNumId w:val="0"/>
  </w:num>
  <w:num w:numId="15" w16cid:durableId="1734887416">
    <w:abstractNumId w:val="0"/>
  </w:num>
  <w:num w:numId="16" w16cid:durableId="684400977">
    <w:abstractNumId w:val="0"/>
  </w:num>
  <w:num w:numId="17" w16cid:durableId="1238631099">
    <w:abstractNumId w:val="0"/>
  </w:num>
  <w:num w:numId="18" w16cid:durableId="1749380156">
    <w:abstractNumId w:val="0"/>
  </w:num>
  <w:num w:numId="19" w16cid:durableId="159515667">
    <w:abstractNumId w:val="0"/>
  </w:num>
  <w:num w:numId="20" w16cid:durableId="1830748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autoHyphenation/>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hdrShapeDefaults>
    <o:shapedefaults v:ext="edit" spidmax="3074"/>
  </w:hdrShapeDefault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513B"/>
    <w:rsid w:val="00010E29"/>
    <w:rsid w:val="00020258"/>
    <w:rsid w:val="00051136"/>
    <w:rsid w:val="00070CA9"/>
    <w:rsid w:val="000C44E3"/>
    <w:rsid w:val="0013203A"/>
    <w:rsid w:val="0016296A"/>
    <w:rsid w:val="001821D5"/>
    <w:rsid w:val="00183F6E"/>
    <w:rsid w:val="001B4C32"/>
    <w:rsid w:val="001D567F"/>
    <w:rsid w:val="00247D06"/>
    <w:rsid w:val="00256BDC"/>
    <w:rsid w:val="002A0A5C"/>
    <w:rsid w:val="002C5BFE"/>
    <w:rsid w:val="00342EC9"/>
    <w:rsid w:val="0034359D"/>
    <w:rsid w:val="00351BAE"/>
    <w:rsid w:val="00385A08"/>
    <w:rsid w:val="00394937"/>
    <w:rsid w:val="003A6474"/>
    <w:rsid w:val="003B7129"/>
    <w:rsid w:val="003C0496"/>
    <w:rsid w:val="003C4D4E"/>
    <w:rsid w:val="003C4DB1"/>
    <w:rsid w:val="003C73D5"/>
    <w:rsid w:val="003E1744"/>
    <w:rsid w:val="003F790D"/>
    <w:rsid w:val="0043200F"/>
    <w:rsid w:val="0043550C"/>
    <w:rsid w:val="004451C0"/>
    <w:rsid w:val="00457C1A"/>
    <w:rsid w:val="00480ECA"/>
    <w:rsid w:val="00482A56"/>
    <w:rsid w:val="004C5DED"/>
    <w:rsid w:val="0052151A"/>
    <w:rsid w:val="00531856"/>
    <w:rsid w:val="00560272"/>
    <w:rsid w:val="00571B81"/>
    <w:rsid w:val="00592697"/>
    <w:rsid w:val="005B33F4"/>
    <w:rsid w:val="005B6306"/>
    <w:rsid w:val="005C6ABF"/>
    <w:rsid w:val="005E1037"/>
    <w:rsid w:val="005F40A0"/>
    <w:rsid w:val="005F770F"/>
    <w:rsid w:val="005F7E6D"/>
    <w:rsid w:val="006268E6"/>
    <w:rsid w:val="00686251"/>
    <w:rsid w:val="00692B9E"/>
    <w:rsid w:val="006B3343"/>
    <w:rsid w:val="006D58C7"/>
    <w:rsid w:val="006F7867"/>
    <w:rsid w:val="00737668"/>
    <w:rsid w:val="00742395"/>
    <w:rsid w:val="00761637"/>
    <w:rsid w:val="007B5A86"/>
    <w:rsid w:val="007E443B"/>
    <w:rsid w:val="007E635D"/>
    <w:rsid w:val="00825E44"/>
    <w:rsid w:val="0085728A"/>
    <w:rsid w:val="00882B03"/>
    <w:rsid w:val="008975EE"/>
    <w:rsid w:val="008B64A9"/>
    <w:rsid w:val="008C07F3"/>
    <w:rsid w:val="008C54C2"/>
    <w:rsid w:val="008D6B6F"/>
    <w:rsid w:val="00910779"/>
    <w:rsid w:val="00927309"/>
    <w:rsid w:val="009416E4"/>
    <w:rsid w:val="00963C30"/>
    <w:rsid w:val="00A21173"/>
    <w:rsid w:val="00A25716"/>
    <w:rsid w:val="00A36395"/>
    <w:rsid w:val="00A915FB"/>
    <w:rsid w:val="00A9162A"/>
    <w:rsid w:val="00A95B48"/>
    <w:rsid w:val="00AC5914"/>
    <w:rsid w:val="00AC6DD1"/>
    <w:rsid w:val="00AD524E"/>
    <w:rsid w:val="00B5128E"/>
    <w:rsid w:val="00BB4D77"/>
    <w:rsid w:val="00BC6AE7"/>
    <w:rsid w:val="00BD515E"/>
    <w:rsid w:val="00BD5CEA"/>
    <w:rsid w:val="00BD6F1D"/>
    <w:rsid w:val="00BF4803"/>
    <w:rsid w:val="00C4513B"/>
    <w:rsid w:val="00C64C26"/>
    <w:rsid w:val="00C812EC"/>
    <w:rsid w:val="00C94F86"/>
    <w:rsid w:val="00CB2B26"/>
    <w:rsid w:val="00CD15B1"/>
    <w:rsid w:val="00CF1032"/>
    <w:rsid w:val="00CF7047"/>
    <w:rsid w:val="00D371C8"/>
    <w:rsid w:val="00D547C1"/>
    <w:rsid w:val="00DA60BE"/>
    <w:rsid w:val="00DB6543"/>
    <w:rsid w:val="00DD79C7"/>
    <w:rsid w:val="00DE3558"/>
    <w:rsid w:val="00E36BDE"/>
    <w:rsid w:val="00E45FE2"/>
    <w:rsid w:val="00EA3FD3"/>
    <w:rsid w:val="00EA7E86"/>
    <w:rsid w:val="00EB65E5"/>
    <w:rsid w:val="00EB7411"/>
    <w:rsid w:val="00EC05C5"/>
    <w:rsid w:val="00ED5871"/>
    <w:rsid w:val="00F173E3"/>
    <w:rsid w:val="00F24358"/>
    <w:rsid w:val="00F41281"/>
    <w:rsid w:val="00F94549"/>
    <w:rsid w:val="00FB30CC"/>
    <w:rsid w:val="00FF5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oNotEmbedSmartTags/>
  <w:decimalSymbol w:val="."/>
  <w:listSeparator w:val=","/>
  <w14:docId w14:val="75D8CFE0"/>
  <w15:chartTrackingRefBased/>
  <w15:docId w15:val="{F0107BDF-86BA-43DB-940F-E05D02BD6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C6AE7"/>
    <w:rPr>
      <w:sz w:val="22"/>
    </w:rPr>
  </w:style>
  <w:style w:type="paragraph" w:styleId="Heading1">
    <w:name w:val="heading 1"/>
    <w:basedOn w:val="Normal"/>
    <w:next w:val="Normal"/>
    <w:link w:val="Heading1Char"/>
    <w:qFormat/>
    <w:rsid w:val="00EB65E5"/>
    <w:pPr>
      <w:keepNext/>
      <w:tabs>
        <w:tab w:val="left" w:pos="5760"/>
        <w:tab w:val="right" w:pos="9360"/>
      </w:tabs>
      <w:suppressAutoHyphens/>
      <w:jc w:val="both"/>
      <w:outlineLvl w:val="0"/>
    </w:pPr>
    <w:rPr>
      <w:spacing w:val="-2"/>
      <w:sz w:val="24"/>
    </w:rPr>
  </w:style>
  <w:style w:type="character" w:default="1" w:styleId="DefaultParagraphFont">
    <w:name w:val="Default Paragraph Font"/>
    <w:semiHidden/>
    <w:rsid w:val="00BC6AE7"/>
  </w:style>
  <w:style w:type="table" w:default="1" w:styleId="TableNormal">
    <w:name w:val="Normal Table"/>
    <w:semiHidden/>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rsid w:val="00BC6AE7"/>
  </w:style>
  <w:style w:type="paragraph" w:customStyle="1" w:styleId="HDR">
    <w:name w:val="HDR"/>
    <w:basedOn w:val="Normal"/>
    <w:rsid w:val="00BC6AE7"/>
    <w:pPr>
      <w:tabs>
        <w:tab w:val="center" w:pos="4608"/>
        <w:tab w:val="right" w:pos="9360"/>
      </w:tabs>
      <w:suppressAutoHyphens/>
      <w:jc w:val="both"/>
    </w:pPr>
  </w:style>
  <w:style w:type="paragraph" w:customStyle="1" w:styleId="FTR">
    <w:name w:val="FTR"/>
    <w:basedOn w:val="Normal"/>
    <w:rsid w:val="00BC6AE7"/>
    <w:pPr>
      <w:tabs>
        <w:tab w:val="right" w:pos="9360"/>
      </w:tabs>
      <w:suppressAutoHyphens/>
      <w:jc w:val="both"/>
    </w:pPr>
  </w:style>
  <w:style w:type="paragraph" w:customStyle="1" w:styleId="SCT">
    <w:name w:val="SCT"/>
    <w:basedOn w:val="Normal"/>
    <w:next w:val="PRT"/>
    <w:rsid w:val="00BC6AE7"/>
    <w:pPr>
      <w:suppressAutoHyphens/>
      <w:spacing w:before="240"/>
      <w:jc w:val="center"/>
    </w:pPr>
    <w:rPr>
      <w:rFonts w:ascii="ZapfHumnst BT" w:hAnsi="ZapfHumnst BT"/>
    </w:rPr>
  </w:style>
  <w:style w:type="paragraph" w:customStyle="1" w:styleId="PRT">
    <w:name w:val="PRT"/>
    <w:basedOn w:val="Normal"/>
    <w:next w:val="ART"/>
    <w:rsid w:val="00BC6AE7"/>
    <w:pPr>
      <w:keepNext/>
      <w:numPr>
        <w:numId w:val="1"/>
      </w:numPr>
      <w:suppressAutoHyphens/>
      <w:spacing w:before="480"/>
      <w:jc w:val="both"/>
      <w:outlineLvl w:val="0"/>
    </w:pPr>
    <w:rPr>
      <w:rFonts w:ascii="ZapfHumnst BT" w:hAnsi="ZapfHumnst BT"/>
    </w:rPr>
  </w:style>
  <w:style w:type="paragraph" w:customStyle="1" w:styleId="SUT">
    <w:name w:val="SUT"/>
    <w:basedOn w:val="Normal"/>
    <w:next w:val="PR1"/>
    <w:rsid w:val="00BC6AE7"/>
    <w:pPr>
      <w:numPr>
        <w:ilvl w:val="1"/>
        <w:numId w:val="1"/>
      </w:numPr>
      <w:suppressAutoHyphens/>
      <w:spacing w:before="240"/>
      <w:jc w:val="both"/>
      <w:outlineLvl w:val="0"/>
    </w:pPr>
  </w:style>
  <w:style w:type="paragraph" w:customStyle="1" w:styleId="DST">
    <w:name w:val="DST"/>
    <w:basedOn w:val="Normal"/>
    <w:next w:val="PR1"/>
    <w:rsid w:val="00BC6AE7"/>
    <w:pPr>
      <w:numPr>
        <w:ilvl w:val="2"/>
        <w:numId w:val="1"/>
      </w:numPr>
      <w:suppressAutoHyphens/>
      <w:spacing w:before="240"/>
      <w:jc w:val="both"/>
      <w:outlineLvl w:val="0"/>
    </w:pPr>
  </w:style>
  <w:style w:type="paragraph" w:customStyle="1" w:styleId="ART">
    <w:name w:val="ART"/>
    <w:basedOn w:val="Normal"/>
    <w:next w:val="PR1"/>
    <w:rsid w:val="00BC6AE7"/>
    <w:pPr>
      <w:keepNext/>
      <w:numPr>
        <w:ilvl w:val="3"/>
        <w:numId w:val="1"/>
      </w:numPr>
      <w:tabs>
        <w:tab w:val="left" w:pos="864"/>
      </w:tabs>
      <w:suppressAutoHyphens/>
      <w:spacing w:before="480"/>
      <w:jc w:val="both"/>
      <w:outlineLvl w:val="1"/>
    </w:pPr>
    <w:rPr>
      <w:rFonts w:ascii="ZapfHumnst BT" w:hAnsi="ZapfHumnst BT"/>
    </w:rPr>
  </w:style>
  <w:style w:type="paragraph" w:customStyle="1" w:styleId="PR1">
    <w:name w:val="PR1"/>
    <w:basedOn w:val="Normal"/>
    <w:rsid w:val="00BC6AE7"/>
    <w:pPr>
      <w:numPr>
        <w:ilvl w:val="4"/>
        <w:numId w:val="1"/>
      </w:numPr>
      <w:tabs>
        <w:tab w:val="left" w:pos="864"/>
      </w:tabs>
      <w:suppressAutoHyphens/>
      <w:spacing w:before="240"/>
      <w:jc w:val="both"/>
      <w:outlineLvl w:val="2"/>
    </w:pPr>
    <w:rPr>
      <w:rFonts w:ascii="ZapfHumnst BT" w:hAnsi="ZapfHumnst BT"/>
    </w:rPr>
  </w:style>
  <w:style w:type="paragraph" w:customStyle="1" w:styleId="PR2">
    <w:name w:val="PR2"/>
    <w:basedOn w:val="Normal"/>
    <w:rsid w:val="00BC6AE7"/>
    <w:pPr>
      <w:numPr>
        <w:ilvl w:val="5"/>
        <w:numId w:val="1"/>
      </w:numPr>
      <w:tabs>
        <w:tab w:val="left" w:pos="1440"/>
      </w:tabs>
      <w:suppressAutoHyphens/>
      <w:jc w:val="both"/>
      <w:outlineLvl w:val="3"/>
    </w:pPr>
    <w:rPr>
      <w:rFonts w:ascii="ZapfHumnst BT" w:hAnsi="ZapfHumnst BT"/>
    </w:rPr>
  </w:style>
  <w:style w:type="paragraph" w:customStyle="1" w:styleId="PR3">
    <w:name w:val="PR3"/>
    <w:basedOn w:val="Normal"/>
    <w:rsid w:val="00BC6AE7"/>
    <w:pPr>
      <w:numPr>
        <w:ilvl w:val="6"/>
        <w:numId w:val="1"/>
      </w:numPr>
      <w:tabs>
        <w:tab w:val="left" w:pos="2016"/>
      </w:tabs>
      <w:suppressAutoHyphens/>
      <w:jc w:val="both"/>
      <w:outlineLvl w:val="4"/>
    </w:pPr>
    <w:rPr>
      <w:rFonts w:ascii="ZapfHumnst BT" w:hAnsi="ZapfHumnst BT"/>
    </w:rPr>
  </w:style>
  <w:style w:type="paragraph" w:customStyle="1" w:styleId="PR4">
    <w:name w:val="PR4"/>
    <w:basedOn w:val="Normal"/>
    <w:rsid w:val="00BC6AE7"/>
    <w:pPr>
      <w:numPr>
        <w:ilvl w:val="7"/>
        <w:numId w:val="1"/>
      </w:numPr>
      <w:tabs>
        <w:tab w:val="left" w:pos="2592"/>
      </w:tabs>
      <w:suppressAutoHyphens/>
      <w:jc w:val="both"/>
      <w:outlineLvl w:val="5"/>
    </w:pPr>
    <w:rPr>
      <w:rFonts w:ascii="ZapfHumnst BT" w:hAnsi="ZapfHumnst BT"/>
    </w:rPr>
  </w:style>
  <w:style w:type="paragraph" w:customStyle="1" w:styleId="PR5">
    <w:name w:val="PR5"/>
    <w:basedOn w:val="Normal"/>
    <w:rsid w:val="00BC6AE7"/>
    <w:pPr>
      <w:numPr>
        <w:ilvl w:val="8"/>
        <w:numId w:val="1"/>
      </w:numPr>
      <w:tabs>
        <w:tab w:val="left" w:pos="3168"/>
      </w:tabs>
      <w:suppressAutoHyphens/>
      <w:jc w:val="both"/>
      <w:outlineLvl w:val="6"/>
    </w:pPr>
  </w:style>
  <w:style w:type="paragraph" w:customStyle="1" w:styleId="TB1">
    <w:name w:val="TB1"/>
    <w:basedOn w:val="Normal"/>
    <w:next w:val="PR1"/>
    <w:rsid w:val="00BC6AE7"/>
    <w:pPr>
      <w:suppressAutoHyphens/>
      <w:spacing w:before="240"/>
      <w:ind w:left="288"/>
      <w:jc w:val="both"/>
    </w:pPr>
  </w:style>
  <w:style w:type="paragraph" w:customStyle="1" w:styleId="TB2">
    <w:name w:val="TB2"/>
    <w:basedOn w:val="Normal"/>
    <w:next w:val="PR2"/>
    <w:rsid w:val="00BC6AE7"/>
    <w:pPr>
      <w:suppressAutoHyphens/>
      <w:spacing w:before="240"/>
      <w:ind w:left="864"/>
      <w:jc w:val="both"/>
    </w:pPr>
  </w:style>
  <w:style w:type="paragraph" w:customStyle="1" w:styleId="TB3">
    <w:name w:val="TB3"/>
    <w:basedOn w:val="Normal"/>
    <w:next w:val="PR3"/>
    <w:rsid w:val="00BC6AE7"/>
    <w:pPr>
      <w:suppressAutoHyphens/>
      <w:spacing w:before="240"/>
      <w:ind w:left="1440"/>
      <w:jc w:val="both"/>
    </w:pPr>
  </w:style>
  <w:style w:type="paragraph" w:customStyle="1" w:styleId="TB4">
    <w:name w:val="TB4"/>
    <w:basedOn w:val="Normal"/>
    <w:next w:val="PR4"/>
    <w:rsid w:val="00BC6AE7"/>
    <w:pPr>
      <w:suppressAutoHyphens/>
      <w:spacing w:before="240"/>
      <w:ind w:left="2016"/>
      <w:jc w:val="both"/>
    </w:pPr>
  </w:style>
  <w:style w:type="paragraph" w:customStyle="1" w:styleId="TB5">
    <w:name w:val="TB5"/>
    <w:basedOn w:val="Normal"/>
    <w:next w:val="PR5"/>
    <w:rsid w:val="00BC6AE7"/>
    <w:pPr>
      <w:suppressAutoHyphens/>
      <w:spacing w:before="240"/>
      <w:ind w:left="2592"/>
      <w:jc w:val="both"/>
    </w:pPr>
  </w:style>
  <w:style w:type="paragraph" w:customStyle="1" w:styleId="TF1">
    <w:name w:val="TF1"/>
    <w:basedOn w:val="Normal"/>
    <w:next w:val="TB1"/>
    <w:rsid w:val="00BC6AE7"/>
    <w:pPr>
      <w:suppressAutoHyphens/>
      <w:spacing w:before="240"/>
      <w:ind w:left="288"/>
      <w:jc w:val="both"/>
    </w:pPr>
  </w:style>
  <w:style w:type="paragraph" w:customStyle="1" w:styleId="TF2">
    <w:name w:val="TF2"/>
    <w:basedOn w:val="Normal"/>
    <w:next w:val="TB2"/>
    <w:rsid w:val="00BC6AE7"/>
    <w:pPr>
      <w:suppressAutoHyphens/>
      <w:spacing w:before="240"/>
      <w:ind w:left="864"/>
      <w:jc w:val="both"/>
    </w:pPr>
  </w:style>
  <w:style w:type="paragraph" w:customStyle="1" w:styleId="TF3">
    <w:name w:val="TF3"/>
    <w:basedOn w:val="Normal"/>
    <w:next w:val="TB3"/>
    <w:rsid w:val="00BC6AE7"/>
    <w:pPr>
      <w:suppressAutoHyphens/>
      <w:spacing w:before="240"/>
      <w:ind w:left="1440"/>
      <w:jc w:val="both"/>
    </w:pPr>
  </w:style>
  <w:style w:type="paragraph" w:customStyle="1" w:styleId="TF4">
    <w:name w:val="TF4"/>
    <w:basedOn w:val="Normal"/>
    <w:next w:val="TB4"/>
    <w:rsid w:val="00BC6AE7"/>
    <w:pPr>
      <w:suppressAutoHyphens/>
      <w:spacing w:before="240"/>
      <w:ind w:left="2016"/>
      <w:jc w:val="both"/>
    </w:pPr>
  </w:style>
  <w:style w:type="paragraph" w:customStyle="1" w:styleId="TF5">
    <w:name w:val="TF5"/>
    <w:basedOn w:val="Normal"/>
    <w:next w:val="TB5"/>
    <w:rsid w:val="00BC6AE7"/>
    <w:pPr>
      <w:suppressAutoHyphens/>
      <w:spacing w:before="240"/>
      <w:ind w:left="2592"/>
      <w:jc w:val="both"/>
    </w:pPr>
  </w:style>
  <w:style w:type="paragraph" w:customStyle="1" w:styleId="TCH">
    <w:name w:val="TCH"/>
    <w:basedOn w:val="Normal"/>
    <w:rsid w:val="00BC6AE7"/>
    <w:pPr>
      <w:suppressAutoHyphens/>
    </w:pPr>
  </w:style>
  <w:style w:type="paragraph" w:customStyle="1" w:styleId="TCE">
    <w:name w:val="TCE"/>
    <w:basedOn w:val="Normal"/>
    <w:rsid w:val="00BC6AE7"/>
    <w:pPr>
      <w:suppressAutoHyphens/>
      <w:ind w:left="144" w:hanging="144"/>
    </w:pPr>
  </w:style>
  <w:style w:type="paragraph" w:customStyle="1" w:styleId="EOS">
    <w:name w:val="EOS"/>
    <w:basedOn w:val="Normal"/>
    <w:rsid w:val="00BC6AE7"/>
    <w:pPr>
      <w:suppressAutoHyphens/>
      <w:spacing w:before="480"/>
      <w:jc w:val="both"/>
    </w:pPr>
    <w:rPr>
      <w:rFonts w:ascii="ZapfHumnst BT" w:hAnsi="ZapfHumnst BT"/>
    </w:rPr>
  </w:style>
  <w:style w:type="paragraph" w:customStyle="1" w:styleId="ANT">
    <w:name w:val="ANT"/>
    <w:basedOn w:val="Normal"/>
    <w:rsid w:val="00BC6AE7"/>
    <w:pPr>
      <w:suppressAutoHyphens/>
      <w:spacing w:before="240"/>
      <w:jc w:val="both"/>
    </w:pPr>
    <w:rPr>
      <w:vanish/>
      <w:color w:val="800080"/>
      <w:u w:val="single"/>
    </w:rPr>
  </w:style>
  <w:style w:type="paragraph" w:customStyle="1" w:styleId="CMT">
    <w:name w:val="CMT"/>
    <w:basedOn w:val="Normal"/>
    <w:rsid w:val="00BC6AE7"/>
    <w:pPr>
      <w:suppressAutoHyphens/>
      <w:spacing w:before="240"/>
      <w:jc w:val="both"/>
    </w:pPr>
    <w:rPr>
      <w:vanish/>
      <w:color w:val="0000FF"/>
    </w:rPr>
  </w:style>
  <w:style w:type="character" w:customStyle="1" w:styleId="CPR">
    <w:name w:val="CPR"/>
    <w:basedOn w:val="DefaultParagraphFont"/>
    <w:rsid w:val="00BC6AE7"/>
  </w:style>
  <w:style w:type="character" w:customStyle="1" w:styleId="SPN">
    <w:name w:val="SPN"/>
    <w:basedOn w:val="DefaultParagraphFont"/>
    <w:rsid w:val="00BC6AE7"/>
  </w:style>
  <w:style w:type="character" w:customStyle="1" w:styleId="SPD">
    <w:name w:val="SPD"/>
    <w:basedOn w:val="DefaultParagraphFont"/>
    <w:rsid w:val="00BC6AE7"/>
  </w:style>
  <w:style w:type="character" w:customStyle="1" w:styleId="NUM">
    <w:name w:val="NUM"/>
    <w:basedOn w:val="DefaultParagraphFont"/>
    <w:rsid w:val="00BC6AE7"/>
  </w:style>
  <w:style w:type="character" w:customStyle="1" w:styleId="NAM">
    <w:name w:val="NAM"/>
    <w:basedOn w:val="DefaultParagraphFont"/>
    <w:rsid w:val="00BC6AE7"/>
  </w:style>
  <w:style w:type="character" w:customStyle="1" w:styleId="SI">
    <w:name w:val="SI"/>
    <w:rsid w:val="00BC6AE7"/>
    <w:rPr>
      <w:color w:val="008080"/>
    </w:rPr>
  </w:style>
  <w:style w:type="character" w:customStyle="1" w:styleId="IP">
    <w:name w:val="IP"/>
    <w:rsid w:val="00BC6AE7"/>
    <w:rPr>
      <w:color w:val="FF0000"/>
    </w:rPr>
  </w:style>
  <w:style w:type="paragraph" w:styleId="Header">
    <w:name w:val="header"/>
    <w:basedOn w:val="Normal"/>
    <w:link w:val="HeaderChar"/>
    <w:unhideWhenUsed/>
    <w:rsid w:val="00BC6AE7"/>
    <w:pPr>
      <w:tabs>
        <w:tab w:val="center" w:pos="4680"/>
        <w:tab w:val="right" w:pos="9360"/>
      </w:tabs>
    </w:pPr>
  </w:style>
  <w:style w:type="paragraph" w:styleId="Footer">
    <w:name w:val="footer"/>
    <w:basedOn w:val="Normal"/>
    <w:link w:val="FooterChar"/>
    <w:uiPriority w:val="99"/>
    <w:unhideWhenUsed/>
    <w:rsid w:val="00BC6AE7"/>
    <w:pPr>
      <w:tabs>
        <w:tab w:val="center" w:pos="4680"/>
        <w:tab w:val="right" w:pos="9360"/>
      </w:tabs>
    </w:pPr>
  </w:style>
  <w:style w:type="paragraph" w:styleId="BalloonText">
    <w:name w:val="Balloon Text"/>
    <w:basedOn w:val="Normal"/>
    <w:semiHidden/>
    <w:rPr>
      <w:rFonts w:ascii="Tahoma" w:hAnsi="Tahoma" w:cs="Tahoma"/>
      <w:sz w:val="16"/>
      <w:szCs w:val="16"/>
    </w:rPr>
  </w:style>
  <w:style w:type="paragraph" w:customStyle="1" w:styleId="PMCMT">
    <w:name w:val="PM_CMT"/>
    <w:basedOn w:val="Normal"/>
    <w:pPr>
      <w:pBdr>
        <w:top w:val="single" w:sz="4" w:space="1" w:color="auto" w:shadow="1"/>
        <w:left w:val="single" w:sz="4" w:space="4" w:color="auto" w:shadow="1"/>
        <w:bottom w:val="single" w:sz="4" w:space="1" w:color="auto" w:shadow="1"/>
        <w:right w:val="single" w:sz="4" w:space="4" w:color="auto" w:shadow="1"/>
      </w:pBdr>
      <w:shd w:val="clear" w:color="auto" w:fill="FFFFC5"/>
      <w:suppressAutoHyphens/>
      <w:spacing w:before="240"/>
      <w:jc w:val="both"/>
    </w:pPr>
    <w:rPr>
      <w:color w:val="FF0000"/>
    </w:rPr>
  </w:style>
  <w:style w:type="paragraph" w:customStyle="1" w:styleId="Style">
    <w:name w:val="Style"/>
    <w:rsid w:val="00051136"/>
    <w:pPr>
      <w:widowControl w:val="0"/>
      <w:autoSpaceDE w:val="0"/>
      <w:autoSpaceDN w:val="0"/>
      <w:adjustRightInd w:val="0"/>
    </w:pPr>
    <w:rPr>
      <w:sz w:val="24"/>
      <w:szCs w:val="24"/>
    </w:rPr>
  </w:style>
  <w:style w:type="character" w:customStyle="1" w:styleId="HeaderChar">
    <w:name w:val="Header Char"/>
    <w:link w:val="Header"/>
    <w:rsid w:val="00BC6AE7"/>
    <w:rPr>
      <w:sz w:val="22"/>
    </w:rPr>
  </w:style>
  <w:style w:type="character" w:styleId="CommentReference">
    <w:name w:val="annotation reference"/>
    <w:rsid w:val="003C73D5"/>
    <w:rPr>
      <w:sz w:val="16"/>
      <w:szCs w:val="16"/>
    </w:rPr>
  </w:style>
  <w:style w:type="paragraph" w:styleId="CommentText">
    <w:name w:val="annotation text"/>
    <w:basedOn w:val="Normal"/>
    <w:link w:val="CommentTextChar"/>
    <w:rsid w:val="003C73D5"/>
    <w:pPr>
      <w:widowControl w:val="0"/>
      <w:autoSpaceDE w:val="0"/>
      <w:autoSpaceDN w:val="0"/>
      <w:adjustRightInd w:val="0"/>
    </w:pPr>
    <w:rPr>
      <w:rFonts w:ascii="Courier New" w:hAnsi="Courier New" w:cs="Courier New"/>
      <w:sz w:val="20"/>
    </w:rPr>
  </w:style>
  <w:style w:type="character" w:customStyle="1" w:styleId="CommentTextChar">
    <w:name w:val="Comment Text Char"/>
    <w:link w:val="CommentText"/>
    <w:rsid w:val="003C73D5"/>
    <w:rPr>
      <w:rFonts w:ascii="Courier New" w:hAnsi="Courier New" w:cs="Courier New"/>
    </w:rPr>
  </w:style>
  <w:style w:type="paragraph" w:styleId="TOC5">
    <w:name w:val="toc 5"/>
    <w:basedOn w:val="Normal"/>
    <w:next w:val="Normal"/>
    <w:autoRedefine/>
    <w:rsid w:val="003C73D5"/>
    <w:pPr>
      <w:widowControl w:val="0"/>
      <w:tabs>
        <w:tab w:val="right" w:leader="dot" w:pos="9360"/>
      </w:tabs>
      <w:suppressAutoHyphens/>
      <w:autoSpaceDE w:val="0"/>
      <w:autoSpaceDN w:val="0"/>
      <w:adjustRightInd w:val="0"/>
      <w:spacing w:line="240" w:lineRule="atLeast"/>
      <w:ind w:left="3600" w:right="720" w:hanging="720"/>
    </w:pPr>
    <w:rPr>
      <w:rFonts w:ascii="Courier New" w:hAnsi="Courier New" w:cs="Courier New"/>
      <w:sz w:val="20"/>
    </w:rPr>
  </w:style>
  <w:style w:type="character" w:styleId="Emphasis">
    <w:name w:val="Emphasis"/>
    <w:uiPriority w:val="20"/>
    <w:qFormat/>
    <w:rsid w:val="003C73D5"/>
    <w:rPr>
      <w:i/>
      <w:iCs/>
    </w:rPr>
  </w:style>
  <w:style w:type="paragraph" w:styleId="ListParagraph">
    <w:name w:val="List Paragraph"/>
    <w:basedOn w:val="Normal"/>
    <w:uiPriority w:val="34"/>
    <w:qFormat/>
    <w:rsid w:val="00B5128E"/>
    <w:pPr>
      <w:ind w:left="720"/>
    </w:pPr>
  </w:style>
  <w:style w:type="character" w:customStyle="1" w:styleId="FooterChar">
    <w:name w:val="Footer Char"/>
    <w:link w:val="Footer"/>
    <w:uiPriority w:val="99"/>
    <w:rsid w:val="00BC6AE7"/>
    <w:rPr>
      <w:sz w:val="22"/>
    </w:rPr>
  </w:style>
  <w:style w:type="character" w:styleId="Hyperlink">
    <w:name w:val="Hyperlink"/>
    <w:uiPriority w:val="99"/>
    <w:unhideWhenUsed/>
    <w:rsid w:val="00BC6AE7"/>
    <w:rPr>
      <w:color w:val="0000FF"/>
      <w:u w:val="single"/>
    </w:rPr>
  </w:style>
  <w:style w:type="paragraph" w:customStyle="1" w:styleId="NAM1">
    <w:name w:val="NAM(1)"/>
    <w:basedOn w:val="SCT"/>
    <w:qFormat/>
    <w:rsid w:val="00BC6AE7"/>
  </w:style>
  <w:style w:type="paragraph" w:customStyle="1" w:styleId="PR10">
    <w:name w:val="PR(1)"/>
    <w:basedOn w:val="PR1"/>
    <w:rsid w:val="00BC6AE7"/>
  </w:style>
  <w:style w:type="paragraph" w:customStyle="1" w:styleId="PR21">
    <w:name w:val="PR2(1)"/>
    <w:basedOn w:val="PR2"/>
    <w:qFormat/>
    <w:rsid w:val="00BC6AE7"/>
    <w:pPr>
      <w:spacing w:before="240"/>
    </w:pPr>
  </w:style>
  <w:style w:type="paragraph" w:customStyle="1" w:styleId="PR31">
    <w:name w:val="PR3(1)"/>
    <w:basedOn w:val="PR3"/>
    <w:qFormat/>
    <w:rsid w:val="00BC6AE7"/>
    <w:pPr>
      <w:spacing w:before="240"/>
    </w:pPr>
  </w:style>
  <w:style w:type="paragraph" w:customStyle="1" w:styleId="PR41">
    <w:name w:val="PR4(1)"/>
    <w:basedOn w:val="PR4"/>
    <w:qFormat/>
    <w:rsid w:val="00BC6AE7"/>
    <w:pPr>
      <w:spacing w:before="240"/>
    </w:pPr>
  </w:style>
  <w:style w:type="paragraph" w:customStyle="1" w:styleId="RJUST">
    <w:name w:val="RJUST"/>
    <w:basedOn w:val="Normal"/>
    <w:rsid w:val="00BC6AE7"/>
    <w:pPr>
      <w:jc w:val="right"/>
    </w:pPr>
  </w:style>
  <w:style w:type="character" w:customStyle="1" w:styleId="SAhyperlink">
    <w:name w:val="SAhyperlink"/>
    <w:uiPriority w:val="1"/>
    <w:qFormat/>
    <w:rsid w:val="00BC6AE7"/>
    <w:rPr>
      <w:color w:val="E36C0A"/>
      <w:u w:val="single"/>
    </w:rPr>
  </w:style>
  <w:style w:type="character" w:customStyle="1" w:styleId="Heading1Char">
    <w:name w:val="Heading 1 Char"/>
    <w:link w:val="Heading1"/>
    <w:rsid w:val="00EB65E5"/>
    <w:rPr>
      <w:spacing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4908</Words>
  <Characters>26604</Characters>
  <Application>Microsoft Office Word</Application>
  <DocSecurity>0</DocSecurity>
  <Lines>532</Lines>
  <Paragraphs>409</Paragraphs>
  <ScaleCrop>false</ScaleCrop>
  <HeadingPairs>
    <vt:vector size="2" baseType="variant">
      <vt:variant>
        <vt:lpstr>Title</vt:lpstr>
      </vt:variant>
      <vt:variant>
        <vt:i4>1</vt:i4>
      </vt:variant>
    </vt:vector>
  </HeadingPairs>
  <TitlesOfParts>
    <vt:vector size="1" baseType="lpstr">
      <vt:lpstr>SECTION 220523 - GENERAL-DUTY VALVES FOR PLUMBING PIPING</vt:lpstr>
    </vt:vector>
  </TitlesOfParts>
  <Company>ARCOM</Company>
  <LinksUpToDate>false</LinksUpToDate>
  <CharactersWithSpaces>31103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220523 - GENERAL-DUTY VALVES FOR PLUMBING PIPING</dc:title>
  <dc:subject>GENERAL-DUTY VALVES FOR PLUMBING PIPING</dc:subject>
  <dc:creator>Edited by ARCOM for NIBCO, Inc.</dc:creator>
  <cp:keywords>BAS-12345-MS80</cp:keywords>
  <cp:lastModifiedBy>Abraham Borg</cp:lastModifiedBy>
  <cp:revision>2</cp:revision>
  <cp:lastPrinted>2016-05-20T17:04:00Z</cp:lastPrinted>
  <dcterms:created xsi:type="dcterms:W3CDTF">2025-12-11T01:08:00Z</dcterms:created>
  <dcterms:modified xsi:type="dcterms:W3CDTF">2025-12-11T01:08:00Z</dcterms:modified>
</cp:coreProperties>
</file>